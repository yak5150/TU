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6880D" w14:textId="77777777" w:rsidR="009725A5" w:rsidRDefault="009725A5" w:rsidP="00751B60">
      <w:pPr>
        <w:pStyle w:val="Title"/>
        <w:jc w:val="center"/>
      </w:pPr>
      <w:bookmarkStart w:id="0" w:name="_Hlk153645573"/>
      <w:bookmarkEnd w:id="0"/>
    </w:p>
    <w:p w14:paraId="4B6ABFBB" w14:textId="0BED2DA3" w:rsidR="00803BC6" w:rsidRPr="009725A5" w:rsidRDefault="00803BC6" w:rsidP="00751B60">
      <w:pPr>
        <w:pStyle w:val="Title"/>
        <w:jc w:val="center"/>
      </w:pPr>
      <w:r w:rsidRPr="009725A5">
        <w:t>Heat Exchanger</w:t>
      </w:r>
      <w:r w:rsidR="00324217">
        <w:t xml:space="preserve"> Senior Design</w:t>
      </w:r>
    </w:p>
    <w:p w14:paraId="30E16A3C" w14:textId="6B714816" w:rsidR="00803BC6" w:rsidRPr="009725A5" w:rsidRDefault="00803BC6" w:rsidP="00751B60">
      <w:pPr>
        <w:jc w:val="center"/>
        <w:rPr>
          <w:rStyle w:val="Strong"/>
          <w:b w:val="0"/>
          <w:bCs w:val="0"/>
          <w:sz w:val="32"/>
          <w:szCs w:val="32"/>
        </w:rPr>
      </w:pPr>
      <w:r w:rsidRPr="009725A5">
        <w:rPr>
          <w:rStyle w:val="Strong"/>
          <w:b w:val="0"/>
          <w:bCs w:val="0"/>
          <w:sz w:val="32"/>
          <w:szCs w:val="32"/>
        </w:rPr>
        <w:t>Thermal Systems</w:t>
      </w:r>
    </w:p>
    <w:p w14:paraId="113EF577" w14:textId="43137D57" w:rsidR="00803BC6" w:rsidRPr="0028090F" w:rsidRDefault="00803BC6" w:rsidP="00751B60">
      <w:pPr>
        <w:jc w:val="center"/>
        <w:rPr>
          <w:rStyle w:val="Strong"/>
          <w:b w:val="0"/>
          <w:sz w:val="32"/>
          <w:szCs w:val="32"/>
          <w:lang w:val="es-MX"/>
        </w:rPr>
      </w:pPr>
      <w:r w:rsidRPr="0028090F">
        <w:rPr>
          <w:rStyle w:val="Strong"/>
          <w:b w:val="0"/>
          <w:sz w:val="32"/>
          <w:szCs w:val="32"/>
          <w:lang w:val="es-MX"/>
        </w:rPr>
        <w:t>Diana Tiburcio, Jakob Werle, Yireh Byas, Selinez Soto</w:t>
      </w:r>
    </w:p>
    <w:p w14:paraId="37401EBA" w14:textId="07B52B91" w:rsidR="00324217" w:rsidRPr="009725A5" w:rsidRDefault="00324217" w:rsidP="00751B60">
      <w:pPr>
        <w:jc w:val="center"/>
        <w:rPr>
          <w:rStyle w:val="Strong"/>
          <w:b w:val="0"/>
          <w:bCs w:val="0"/>
          <w:sz w:val="32"/>
          <w:szCs w:val="32"/>
        </w:rPr>
      </w:pPr>
      <w:r>
        <w:rPr>
          <w:rStyle w:val="Strong"/>
          <w:b w:val="0"/>
          <w:bCs w:val="0"/>
          <w:sz w:val="32"/>
          <w:szCs w:val="32"/>
        </w:rPr>
        <w:t xml:space="preserve">December </w:t>
      </w:r>
      <w:r w:rsidR="000E7E5C">
        <w:rPr>
          <w:rStyle w:val="Strong"/>
          <w:b w:val="0"/>
          <w:bCs w:val="0"/>
          <w:sz w:val="32"/>
          <w:szCs w:val="32"/>
        </w:rPr>
        <w:t>16</w:t>
      </w:r>
      <w:r w:rsidR="000E7E5C" w:rsidRPr="000E7E5C">
        <w:rPr>
          <w:rStyle w:val="Strong"/>
          <w:b w:val="0"/>
          <w:bCs w:val="0"/>
          <w:sz w:val="32"/>
          <w:szCs w:val="32"/>
          <w:vertAlign w:val="superscript"/>
        </w:rPr>
        <w:t>th</w:t>
      </w:r>
      <w:r>
        <w:rPr>
          <w:rStyle w:val="Strong"/>
          <w:b w:val="0"/>
          <w:bCs w:val="0"/>
          <w:sz w:val="32"/>
          <w:szCs w:val="32"/>
        </w:rPr>
        <w:t>, 2023</w:t>
      </w:r>
    </w:p>
    <w:p w14:paraId="0AD54C97" w14:textId="77777777" w:rsidR="009725A5" w:rsidRDefault="009725A5" w:rsidP="00751B60">
      <w:pPr>
        <w:jc w:val="center"/>
      </w:pPr>
    </w:p>
    <w:p w14:paraId="4BA6D7B6" w14:textId="77777777" w:rsidR="009725A5" w:rsidRDefault="009725A5" w:rsidP="00751B60">
      <w:pPr>
        <w:jc w:val="center"/>
      </w:pPr>
    </w:p>
    <w:p w14:paraId="18EAC453" w14:textId="2FB2F06A" w:rsidR="009725A5" w:rsidRDefault="009725A5" w:rsidP="00751B60">
      <w:pPr>
        <w:jc w:val="center"/>
      </w:pPr>
      <w:r>
        <w:rPr>
          <w:noProof/>
        </w:rPr>
        <w:drawing>
          <wp:inline distT="0" distB="0" distL="0" distR="0" wp14:anchorId="4203FA5A" wp14:editId="162BD36F">
            <wp:extent cx="4187731" cy="4743450"/>
            <wp:effectExtent l="0" t="0" r="3810" b="0"/>
            <wp:docPr id="924728472" name="Picture 92472847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28472" name="Picture 2" descr="A red and whit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87731" cy="4743450"/>
                    </a:xfrm>
                    <a:prstGeom prst="rect">
                      <a:avLst/>
                    </a:prstGeom>
                  </pic:spPr>
                </pic:pic>
              </a:graphicData>
            </a:graphic>
          </wp:inline>
        </w:drawing>
      </w:r>
    </w:p>
    <w:p w14:paraId="43761EFD" w14:textId="48CCEB6B" w:rsidR="00B35830" w:rsidRDefault="00E44A02" w:rsidP="00BA1185">
      <w:r>
        <w:br w:type="page"/>
      </w:r>
    </w:p>
    <w:sdt>
      <w:sdtPr>
        <w:rPr>
          <w:rFonts w:eastAsiaTheme="minorHAnsi"/>
          <w:color w:val="auto"/>
          <w:kern w:val="2"/>
          <w:sz w:val="24"/>
          <w:szCs w:val="24"/>
          <w14:ligatures w14:val="standardContextual"/>
        </w:rPr>
        <w:id w:val="1027146592"/>
        <w:docPartObj>
          <w:docPartGallery w:val="Table of Contents"/>
          <w:docPartUnique/>
        </w:docPartObj>
      </w:sdtPr>
      <w:sdtEndPr>
        <w:rPr>
          <w:noProof/>
        </w:rPr>
      </w:sdtEndPr>
      <w:sdtContent>
        <w:p w14:paraId="6E06B901" w14:textId="67C67282" w:rsidR="00B35830" w:rsidRDefault="00B856E5" w:rsidP="00BA1185">
          <w:pPr>
            <w:pStyle w:val="TOCHeading"/>
          </w:pPr>
          <w:r>
            <w:t xml:space="preserve">Table of </w:t>
          </w:r>
          <w:r w:rsidR="00B35830">
            <w:t>Contents</w:t>
          </w:r>
        </w:p>
        <w:p w14:paraId="2ED49E3E" w14:textId="79421576" w:rsidR="00670BF8" w:rsidRDefault="00E44A02">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3663473" w:history="1">
            <w:r w:rsidR="00670BF8" w:rsidRPr="00EB25E4">
              <w:rPr>
                <w:rStyle w:val="Hyperlink"/>
                <w:noProof/>
              </w:rPr>
              <w:t>Abstract</w:t>
            </w:r>
            <w:r w:rsidR="00670BF8">
              <w:rPr>
                <w:noProof/>
                <w:webHidden/>
              </w:rPr>
              <w:tab/>
            </w:r>
            <w:r w:rsidR="00670BF8">
              <w:rPr>
                <w:noProof/>
                <w:webHidden/>
              </w:rPr>
              <w:fldChar w:fldCharType="begin"/>
            </w:r>
            <w:r w:rsidR="00670BF8">
              <w:rPr>
                <w:noProof/>
                <w:webHidden/>
              </w:rPr>
              <w:instrText xml:space="preserve"> PAGEREF _Toc153663473 \h </w:instrText>
            </w:r>
            <w:r w:rsidR="00670BF8">
              <w:rPr>
                <w:noProof/>
                <w:webHidden/>
              </w:rPr>
            </w:r>
            <w:r w:rsidR="00670BF8">
              <w:rPr>
                <w:noProof/>
                <w:webHidden/>
              </w:rPr>
              <w:fldChar w:fldCharType="separate"/>
            </w:r>
            <w:r w:rsidR="00670BF8">
              <w:rPr>
                <w:noProof/>
                <w:webHidden/>
              </w:rPr>
              <w:t>4</w:t>
            </w:r>
            <w:r w:rsidR="00670BF8">
              <w:rPr>
                <w:noProof/>
                <w:webHidden/>
              </w:rPr>
              <w:fldChar w:fldCharType="end"/>
            </w:r>
          </w:hyperlink>
        </w:p>
        <w:p w14:paraId="2DC787E4" w14:textId="00FF5882" w:rsidR="00670BF8" w:rsidRDefault="00000000">
          <w:pPr>
            <w:pStyle w:val="TOC1"/>
            <w:tabs>
              <w:tab w:val="right" w:leader="dot" w:pos="9350"/>
            </w:tabs>
            <w:rPr>
              <w:rFonts w:asciiTheme="minorHAnsi" w:eastAsiaTheme="minorEastAsia" w:hAnsiTheme="minorHAnsi" w:cstheme="minorBidi"/>
              <w:noProof/>
            </w:rPr>
          </w:pPr>
          <w:hyperlink w:anchor="_Toc153663474" w:history="1">
            <w:r w:rsidR="00670BF8" w:rsidRPr="00EB25E4">
              <w:rPr>
                <w:rStyle w:val="Hyperlink"/>
                <w:noProof/>
              </w:rPr>
              <w:t>Introduction</w:t>
            </w:r>
            <w:r w:rsidR="00670BF8">
              <w:rPr>
                <w:noProof/>
                <w:webHidden/>
              </w:rPr>
              <w:tab/>
            </w:r>
            <w:r w:rsidR="00670BF8">
              <w:rPr>
                <w:noProof/>
                <w:webHidden/>
              </w:rPr>
              <w:fldChar w:fldCharType="begin"/>
            </w:r>
            <w:r w:rsidR="00670BF8">
              <w:rPr>
                <w:noProof/>
                <w:webHidden/>
              </w:rPr>
              <w:instrText xml:space="preserve"> PAGEREF _Toc153663474 \h </w:instrText>
            </w:r>
            <w:r w:rsidR="00670BF8">
              <w:rPr>
                <w:noProof/>
                <w:webHidden/>
              </w:rPr>
            </w:r>
            <w:r w:rsidR="00670BF8">
              <w:rPr>
                <w:noProof/>
                <w:webHidden/>
              </w:rPr>
              <w:fldChar w:fldCharType="separate"/>
            </w:r>
            <w:r w:rsidR="00670BF8">
              <w:rPr>
                <w:noProof/>
                <w:webHidden/>
              </w:rPr>
              <w:t>4</w:t>
            </w:r>
            <w:r w:rsidR="00670BF8">
              <w:rPr>
                <w:noProof/>
                <w:webHidden/>
              </w:rPr>
              <w:fldChar w:fldCharType="end"/>
            </w:r>
          </w:hyperlink>
        </w:p>
        <w:p w14:paraId="5AB507B9" w14:textId="4858A448" w:rsidR="00670BF8" w:rsidRDefault="00000000">
          <w:pPr>
            <w:pStyle w:val="TOC1"/>
            <w:tabs>
              <w:tab w:val="right" w:leader="dot" w:pos="9350"/>
            </w:tabs>
            <w:rPr>
              <w:rFonts w:asciiTheme="minorHAnsi" w:eastAsiaTheme="minorEastAsia" w:hAnsiTheme="minorHAnsi" w:cstheme="minorBidi"/>
              <w:noProof/>
            </w:rPr>
          </w:pPr>
          <w:hyperlink w:anchor="_Toc153663475" w:history="1">
            <w:r w:rsidR="00670BF8" w:rsidRPr="00EB25E4">
              <w:rPr>
                <w:rStyle w:val="Hyperlink"/>
                <w:noProof/>
              </w:rPr>
              <w:t>Problem Statement and Limitations</w:t>
            </w:r>
            <w:r w:rsidR="00670BF8">
              <w:rPr>
                <w:noProof/>
                <w:webHidden/>
              </w:rPr>
              <w:tab/>
            </w:r>
            <w:r w:rsidR="00670BF8">
              <w:rPr>
                <w:noProof/>
                <w:webHidden/>
              </w:rPr>
              <w:fldChar w:fldCharType="begin"/>
            </w:r>
            <w:r w:rsidR="00670BF8">
              <w:rPr>
                <w:noProof/>
                <w:webHidden/>
              </w:rPr>
              <w:instrText xml:space="preserve"> PAGEREF _Toc153663475 \h </w:instrText>
            </w:r>
            <w:r w:rsidR="00670BF8">
              <w:rPr>
                <w:noProof/>
                <w:webHidden/>
              </w:rPr>
            </w:r>
            <w:r w:rsidR="00670BF8">
              <w:rPr>
                <w:noProof/>
                <w:webHidden/>
              </w:rPr>
              <w:fldChar w:fldCharType="separate"/>
            </w:r>
            <w:r w:rsidR="00670BF8">
              <w:rPr>
                <w:noProof/>
                <w:webHidden/>
              </w:rPr>
              <w:t>4</w:t>
            </w:r>
            <w:r w:rsidR="00670BF8">
              <w:rPr>
                <w:noProof/>
                <w:webHidden/>
              </w:rPr>
              <w:fldChar w:fldCharType="end"/>
            </w:r>
          </w:hyperlink>
        </w:p>
        <w:p w14:paraId="6DF63280" w14:textId="475A76CB" w:rsidR="00670BF8" w:rsidRDefault="00000000">
          <w:pPr>
            <w:pStyle w:val="TOC3"/>
            <w:tabs>
              <w:tab w:val="right" w:leader="dot" w:pos="9350"/>
            </w:tabs>
            <w:rPr>
              <w:rFonts w:asciiTheme="minorHAnsi" w:eastAsiaTheme="minorEastAsia" w:hAnsiTheme="minorHAnsi" w:cstheme="minorBidi"/>
              <w:noProof/>
            </w:rPr>
          </w:pPr>
          <w:hyperlink w:anchor="_Toc153663476" w:history="1">
            <w:r w:rsidR="00670BF8" w:rsidRPr="00EB25E4">
              <w:rPr>
                <w:rStyle w:val="Hyperlink"/>
                <w:noProof/>
              </w:rPr>
              <w:t>Figure 1: Section view of the concentric heat exchanger design hot inner pipe and cold outer pipe</w:t>
            </w:r>
            <w:r w:rsidR="00670BF8">
              <w:rPr>
                <w:noProof/>
                <w:webHidden/>
              </w:rPr>
              <w:tab/>
            </w:r>
            <w:r w:rsidR="00670BF8">
              <w:rPr>
                <w:noProof/>
                <w:webHidden/>
              </w:rPr>
              <w:fldChar w:fldCharType="begin"/>
            </w:r>
            <w:r w:rsidR="00670BF8">
              <w:rPr>
                <w:noProof/>
                <w:webHidden/>
              </w:rPr>
              <w:instrText xml:space="preserve"> PAGEREF _Toc153663476 \h </w:instrText>
            </w:r>
            <w:r w:rsidR="00670BF8">
              <w:rPr>
                <w:noProof/>
                <w:webHidden/>
              </w:rPr>
            </w:r>
            <w:r w:rsidR="00670BF8">
              <w:rPr>
                <w:noProof/>
                <w:webHidden/>
              </w:rPr>
              <w:fldChar w:fldCharType="separate"/>
            </w:r>
            <w:r w:rsidR="00670BF8">
              <w:rPr>
                <w:noProof/>
                <w:webHidden/>
              </w:rPr>
              <w:t>5</w:t>
            </w:r>
            <w:r w:rsidR="00670BF8">
              <w:rPr>
                <w:noProof/>
                <w:webHidden/>
              </w:rPr>
              <w:fldChar w:fldCharType="end"/>
            </w:r>
          </w:hyperlink>
        </w:p>
        <w:p w14:paraId="18FC40BA" w14:textId="3F4B8D1D" w:rsidR="00670BF8" w:rsidRDefault="00000000">
          <w:pPr>
            <w:pStyle w:val="TOC1"/>
            <w:tabs>
              <w:tab w:val="right" w:leader="dot" w:pos="9350"/>
            </w:tabs>
            <w:rPr>
              <w:rFonts w:asciiTheme="minorHAnsi" w:eastAsiaTheme="minorEastAsia" w:hAnsiTheme="minorHAnsi" w:cstheme="minorBidi"/>
              <w:noProof/>
            </w:rPr>
          </w:pPr>
          <w:hyperlink w:anchor="_Toc153663477" w:history="1">
            <w:r w:rsidR="00670BF8" w:rsidRPr="00EB25E4">
              <w:rPr>
                <w:rStyle w:val="Hyperlink"/>
                <w:noProof/>
              </w:rPr>
              <w:t>Engineering Design</w:t>
            </w:r>
            <w:r w:rsidR="00670BF8">
              <w:rPr>
                <w:noProof/>
                <w:webHidden/>
              </w:rPr>
              <w:tab/>
            </w:r>
            <w:r w:rsidR="00670BF8">
              <w:rPr>
                <w:noProof/>
                <w:webHidden/>
              </w:rPr>
              <w:fldChar w:fldCharType="begin"/>
            </w:r>
            <w:r w:rsidR="00670BF8">
              <w:rPr>
                <w:noProof/>
                <w:webHidden/>
              </w:rPr>
              <w:instrText xml:space="preserve"> PAGEREF _Toc153663477 \h </w:instrText>
            </w:r>
            <w:r w:rsidR="00670BF8">
              <w:rPr>
                <w:noProof/>
                <w:webHidden/>
              </w:rPr>
            </w:r>
            <w:r w:rsidR="00670BF8">
              <w:rPr>
                <w:noProof/>
                <w:webHidden/>
              </w:rPr>
              <w:fldChar w:fldCharType="separate"/>
            </w:r>
            <w:r w:rsidR="00670BF8">
              <w:rPr>
                <w:noProof/>
                <w:webHidden/>
              </w:rPr>
              <w:t>5</w:t>
            </w:r>
            <w:r w:rsidR="00670BF8">
              <w:rPr>
                <w:noProof/>
                <w:webHidden/>
              </w:rPr>
              <w:fldChar w:fldCharType="end"/>
            </w:r>
          </w:hyperlink>
        </w:p>
        <w:p w14:paraId="204BEC86" w14:textId="4F35FD8D" w:rsidR="00670BF8" w:rsidRDefault="00000000">
          <w:pPr>
            <w:pStyle w:val="TOC2"/>
            <w:tabs>
              <w:tab w:val="right" w:leader="dot" w:pos="9350"/>
            </w:tabs>
            <w:rPr>
              <w:rFonts w:asciiTheme="minorHAnsi" w:eastAsiaTheme="minorEastAsia" w:hAnsiTheme="minorHAnsi" w:cstheme="minorBidi"/>
              <w:noProof/>
            </w:rPr>
          </w:pPr>
          <w:hyperlink w:anchor="_Toc153663478" w:history="1">
            <w:r w:rsidR="00670BF8" w:rsidRPr="00EB25E4">
              <w:rPr>
                <w:rStyle w:val="Hyperlink"/>
                <w:noProof/>
              </w:rPr>
              <w:t>Detailed Analysis</w:t>
            </w:r>
            <w:r w:rsidR="00670BF8">
              <w:rPr>
                <w:noProof/>
                <w:webHidden/>
              </w:rPr>
              <w:tab/>
            </w:r>
            <w:r w:rsidR="00670BF8">
              <w:rPr>
                <w:noProof/>
                <w:webHidden/>
              </w:rPr>
              <w:fldChar w:fldCharType="begin"/>
            </w:r>
            <w:r w:rsidR="00670BF8">
              <w:rPr>
                <w:noProof/>
                <w:webHidden/>
              </w:rPr>
              <w:instrText xml:space="preserve"> PAGEREF _Toc153663478 \h </w:instrText>
            </w:r>
            <w:r w:rsidR="00670BF8">
              <w:rPr>
                <w:noProof/>
                <w:webHidden/>
              </w:rPr>
            </w:r>
            <w:r w:rsidR="00670BF8">
              <w:rPr>
                <w:noProof/>
                <w:webHidden/>
              </w:rPr>
              <w:fldChar w:fldCharType="separate"/>
            </w:r>
            <w:r w:rsidR="00670BF8">
              <w:rPr>
                <w:noProof/>
                <w:webHidden/>
              </w:rPr>
              <w:t>5</w:t>
            </w:r>
            <w:r w:rsidR="00670BF8">
              <w:rPr>
                <w:noProof/>
                <w:webHidden/>
              </w:rPr>
              <w:fldChar w:fldCharType="end"/>
            </w:r>
          </w:hyperlink>
        </w:p>
        <w:p w14:paraId="1BBD9910" w14:textId="3F34D3DF" w:rsidR="00670BF8" w:rsidRDefault="00000000">
          <w:pPr>
            <w:pStyle w:val="TOC2"/>
            <w:tabs>
              <w:tab w:val="right" w:leader="dot" w:pos="9350"/>
            </w:tabs>
            <w:rPr>
              <w:rFonts w:asciiTheme="minorHAnsi" w:eastAsiaTheme="minorEastAsia" w:hAnsiTheme="minorHAnsi" w:cstheme="minorBidi"/>
              <w:noProof/>
            </w:rPr>
          </w:pPr>
          <w:hyperlink w:anchor="_Toc153663479" w:history="1">
            <w:r w:rsidR="00670BF8" w:rsidRPr="00EB25E4">
              <w:rPr>
                <w:rStyle w:val="Hyperlink"/>
                <w:noProof/>
              </w:rPr>
              <w:t>Hand Calculations</w:t>
            </w:r>
            <w:r w:rsidR="00670BF8">
              <w:rPr>
                <w:noProof/>
                <w:webHidden/>
              </w:rPr>
              <w:tab/>
            </w:r>
            <w:r w:rsidR="00670BF8">
              <w:rPr>
                <w:noProof/>
                <w:webHidden/>
              </w:rPr>
              <w:fldChar w:fldCharType="begin"/>
            </w:r>
            <w:r w:rsidR="00670BF8">
              <w:rPr>
                <w:noProof/>
                <w:webHidden/>
              </w:rPr>
              <w:instrText xml:space="preserve"> PAGEREF _Toc153663479 \h </w:instrText>
            </w:r>
            <w:r w:rsidR="00670BF8">
              <w:rPr>
                <w:noProof/>
                <w:webHidden/>
              </w:rPr>
            </w:r>
            <w:r w:rsidR="00670BF8">
              <w:rPr>
                <w:noProof/>
                <w:webHidden/>
              </w:rPr>
              <w:fldChar w:fldCharType="separate"/>
            </w:r>
            <w:r w:rsidR="00670BF8">
              <w:rPr>
                <w:noProof/>
                <w:webHidden/>
              </w:rPr>
              <w:t>5</w:t>
            </w:r>
            <w:r w:rsidR="00670BF8">
              <w:rPr>
                <w:noProof/>
                <w:webHidden/>
              </w:rPr>
              <w:fldChar w:fldCharType="end"/>
            </w:r>
          </w:hyperlink>
        </w:p>
        <w:p w14:paraId="53A5C01F" w14:textId="5B2C582A" w:rsidR="00670BF8" w:rsidRDefault="00000000">
          <w:pPr>
            <w:pStyle w:val="TOC2"/>
            <w:tabs>
              <w:tab w:val="right" w:leader="dot" w:pos="9350"/>
            </w:tabs>
            <w:rPr>
              <w:rFonts w:asciiTheme="minorHAnsi" w:eastAsiaTheme="minorEastAsia" w:hAnsiTheme="minorHAnsi" w:cstheme="minorBidi"/>
              <w:noProof/>
            </w:rPr>
          </w:pPr>
          <w:hyperlink w:anchor="_Toc153663480" w:history="1">
            <w:r w:rsidR="00670BF8" w:rsidRPr="00EB25E4">
              <w:rPr>
                <w:rStyle w:val="Hyperlink"/>
                <w:noProof/>
              </w:rPr>
              <w:t>Sample Calculation</w:t>
            </w:r>
            <w:r w:rsidR="00670BF8">
              <w:rPr>
                <w:noProof/>
                <w:webHidden/>
              </w:rPr>
              <w:tab/>
            </w:r>
            <w:r w:rsidR="00670BF8">
              <w:rPr>
                <w:noProof/>
                <w:webHidden/>
              </w:rPr>
              <w:fldChar w:fldCharType="begin"/>
            </w:r>
            <w:r w:rsidR="00670BF8">
              <w:rPr>
                <w:noProof/>
                <w:webHidden/>
              </w:rPr>
              <w:instrText xml:space="preserve"> PAGEREF _Toc153663480 \h </w:instrText>
            </w:r>
            <w:r w:rsidR="00670BF8">
              <w:rPr>
                <w:noProof/>
                <w:webHidden/>
              </w:rPr>
            </w:r>
            <w:r w:rsidR="00670BF8">
              <w:rPr>
                <w:noProof/>
                <w:webHidden/>
              </w:rPr>
              <w:fldChar w:fldCharType="separate"/>
            </w:r>
            <w:r w:rsidR="00670BF8">
              <w:rPr>
                <w:noProof/>
                <w:webHidden/>
              </w:rPr>
              <w:t>10</w:t>
            </w:r>
            <w:r w:rsidR="00670BF8">
              <w:rPr>
                <w:noProof/>
                <w:webHidden/>
              </w:rPr>
              <w:fldChar w:fldCharType="end"/>
            </w:r>
          </w:hyperlink>
        </w:p>
        <w:p w14:paraId="18C83FC7" w14:textId="2D7D352D" w:rsidR="00670BF8" w:rsidRDefault="00000000">
          <w:pPr>
            <w:pStyle w:val="TOC2"/>
            <w:tabs>
              <w:tab w:val="right" w:leader="dot" w:pos="9350"/>
            </w:tabs>
            <w:rPr>
              <w:rFonts w:asciiTheme="minorHAnsi" w:eastAsiaTheme="minorEastAsia" w:hAnsiTheme="minorHAnsi" w:cstheme="minorBidi"/>
              <w:noProof/>
            </w:rPr>
          </w:pPr>
          <w:hyperlink w:anchor="_Toc153663481" w:history="1">
            <w:r w:rsidR="00670BF8" w:rsidRPr="00EB25E4">
              <w:rPr>
                <w:rStyle w:val="Hyperlink"/>
                <w:noProof/>
              </w:rPr>
              <w:t>Analysis of Calculation Results</w:t>
            </w:r>
            <w:r w:rsidR="00670BF8">
              <w:rPr>
                <w:noProof/>
                <w:webHidden/>
              </w:rPr>
              <w:tab/>
            </w:r>
            <w:r w:rsidR="00670BF8">
              <w:rPr>
                <w:noProof/>
                <w:webHidden/>
              </w:rPr>
              <w:fldChar w:fldCharType="begin"/>
            </w:r>
            <w:r w:rsidR="00670BF8">
              <w:rPr>
                <w:noProof/>
                <w:webHidden/>
              </w:rPr>
              <w:instrText xml:space="preserve"> PAGEREF _Toc153663481 \h </w:instrText>
            </w:r>
            <w:r w:rsidR="00670BF8">
              <w:rPr>
                <w:noProof/>
                <w:webHidden/>
              </w:rPr>
            </w:r>
            <w:r w:rsidR="00670BF8">
              <w:rPr>
                <w:noProof/>
                <w:webHidden/>
              </w:rPr>
              <w:fldChar w:fldCharType="separate"/>
            </w:r>
            <w:r w:rsidR="00670BF8">
              <w:rPr>
                <w:noProof/>
                <w:webHidden/>
              </w:rPr>
              <w:t>15</w:t>
            </w:r>
            <w:r w:rsidR="00670BF8">
              <w:rPr>
                <w:noProof/>
                <w:webHidden/>
              </w:rPr>
              <w:fldChar w:fldCharType="end"/>
            </w:r>
          </w:hyperlink>
        </w:p>
        <w:p w14:paraId="554378F4" w14:textId="1B250BC9" w:rsidR="00670BF8" w:rsidRDefault="00000000">
          <w:pPr>
            <w:pStyle w:val="TOC3"/>
            <w:tabs>
              <w:tab w:val="right" w:leader="dot" w:pos="9350"/>
            </w:tabs>
            <w:rPr>
              <w:rFonts w:asciiTheme="minorHAnsi" w:eastAsiaTheme="minorEastAsia" w:hAnsiTheme="minorHAnsi" w:cstheme="minorBidi"/>
              <w:noProof/>
            </w:rPr>
          </w:pPr>
          <w:hyperlink w:anchor="_Toc153663482" w:history="1">
            <w:r w:rsidR="00670BF8" w:rsidRPr="00EB25E4">
              <w:rPr>
                <w:rStyle w:val="Hyperlink"/>
                <w:noProof/>
              </w:rPr>
              <w:t>Figure 2: Theoretical hot and cold output temperatures of both counter and parallel flows with varying heat exchanger lengths. ​</w:t>
            </w:r>
            <w:r w:rsidR="00670BF8">
              <w:rPr>
                <w:noProof/>
                <w:webHidden/>
              </w:rPr>
              <w:tab/>
            </w:r>
            <w:r w:rsidR="00670BF8">
              <w:rPr>
                <w:noProof/>
                <w:webHidden/>
              </w:rPr>
              <w:fldChar w:fldCharType="begin"/>
            </w:r>
            <w:r w:rsidR="00670BF8">
              <w:rPr>
                <w:noProof/>
                <w:webHidden/>
              </w:rPr>
              <w:instrText xml:space="preserve"> PAGEREF _Toc153663482 \h </w:instrText>
            </w:r>
            <w:r w:rsidR="00670BF8">
              <w:rPr>
                <w:noProof/>
                <w:webHidden/>
              </w:rPr>
            </w:r>
            <w:r w:rsidR="00670BF8">
              <w:rPr>
                <w:noProof/>
                <w:webHidden/>
              </w:rPr>
              <w:fldChar w:fldCharType="separate"/>
            </w:r>
            <w:r w:rsidR="00670BF8">
              <w:rPr>
                <w:noProof/>
                <w:webHidden/>
              </w:rPr>
              <w:t>15</w:t>
            </w:r>
            <w:r w:rsidR="00670BF8">
              <w:rPr>
                <w:noProof/>
                <w:webHidden/>
              </w:rPr>
              <w:fldChar w:fldCharType="end"/>
            </w:r>
          </w:hyperlink>
        </w:p>
        <w:p w14:paraId="1884034E" w14:textId="232578E1" w:rsidR="00670BF8" w:rsidRDefault="00000000">
          <w:pPr>
            <w:pStyle w:val="TOC3"/>
            <w:tabs>
              <w:tab w:val="right" w:leader="dot" w:pos="9350"/>
            </w:tabs>
            <w:rPr>
              <w:rFonts w:asciiTheme="minorHAnsi" w:eastAsiaTheme="minorEastAsia" w:hAnsiTheme="minorHAnsi" w:cstheme="minorBidi"/>
              <w:noProof/>
            </w:rPr>
          </w:pPr>
          <w:hyperlink w:anchor="_Toc153663483" w:history="1">
            <w:r w:rsidR="00670BF8" w:rsidRPr="00EB25E4">
              <w:rPr>
                <w:rStyle w:val="Hyperlink"/>
                <w:noProof/>
              </w:rPr>
              <w:t>Figure 3: Theoretical hot and cold output temperatures of both counter and parallel flows with varying cold flowrates with the hot flowrate remaining at 0.1 L/s.</w:t>
            </w:r>
            <w:r w:rsidR="00670BF8">
              <w:rPr>
                <w:noProof/>
                <w:webHidden/>
              </w:rPr>
              <w:tab/>
            </w:r>
            <w:r w:rsidR="00670BF8">
              <w:rPr>
                <w:noProof/>
                <w:webHidden/>
              </w:rPr>
              <w:fldChar w:fldCharType="begin"/>
            </w:r>
            <w:r w:rsidR="00670BF8">
              <w:rPr>
                <w:noProof/>
                <w:webHidden/>
              </w:rPr>
              <w:instrText xml:space="preserve"> PAGEREF _Toc153663483 \h </w:instrText>
            </w:r>
            <w:r w:rsidR="00670BF8">
              <w:rPr>
                <w:noProof/>
                <w:webHidden/>
              </w:rPr>
            </w:r>
            <w:r w:rsidR="00670BF8">
              <w:rPr>
                <w:noProof/>
                <w:webHidden/>
              </w:rPr>
              <w:fldChar w:fldCharType="separate"/>
            </w:r>
            <w:r w:rsidR="00670BF8">
              <w:rPr>
                <w:noProof/>
                <w:webHidden/>
              </w:rPr>
              <w:t>15</w:t>
            </w:r>
            <w:r w:rsidR="00670BF8">
              <w:rPr>
                <w:noProof/>
                <w:webHidden/>
              </w:rPr>
              <w:fldChar w:fldCharType="end"/>
            </w:r>
          </w:hyperlink>
        </w:p>
        <w:p w14:paraId="1B7F98EF" w14:textId="08148560" w:rsidR="00670BF8" w:rsidRDefault="00000000">
          <w:pPr>
            <w:pStyle w:val="TOC3"/>
            <w:tabs>
              <w:tab w:val="right" w:leader="dot" w:pos="9350"/>
            </w:tabs>
            <w:rPr>
              <w:rFonts w:asciiTheme="minorHAnsi" w:eastAsiaTheme="minorEastAsia" w:hAnsiTheme="minorHAnsi" w:cstheme="minorBidi"/>
              <w:noProof/>
            </w:rPr>
          </w:pPr>
          <w:hyperlink w:anchor="_Toc153663484" w:history="1">
            <w:r w:rsidR="00670BF8" w:rsidRPr="00EB25E4">
              <w:rPr>
                <w:rStyle w:val="Hyperlink"/>
                <w:noProof/>
              </w:rPr>
              <w:t>Figure 4: Theoretical hot and cold output temperatures of both counter and parallel flows with varying hot flowrates with the cold flowrate remaining at 0.8 L/s.</w:t>
            </w:r>
            <w:r w:rsidR="00670BF8">
              <w:rPr>
                <w:noProof/>
                <w:webHidden/>
              </w:rPr>
              <w:tab/>
            </w:r>
            <w:r w:rsidR="00670BF8">
              <w:rPr>
                <w:noProof/>
                <w:webHidden/>
              </w:rPr>
              <w:fldChar w:fldCharType="begin"/>
            </w:r>
            <w:r w:rsidR="00670BF8">
              <w:rPr>
                <w:noProof/>
                <w:webHidden/>
              </w:rPr>
              <w:instrText xml:space="preserve"> PAGEREF _Toc153663484 \h </w:instrText>
            </w:r>
            <w:r w:rsidR="00670BF8">
              <w:rPr>
                <w:noProof/>
                <w:webHidden/>
              </w:rPr>
            </w:r>
            <w:r w:rsidR="00670BF8">
              <w:rPr>
                <w:noProof/>
                <w:webHidden/>
              </w:rPr>
              <w:fldChar w:fldCharType="separate"/>
            </w:r>
            <w:r w:rsidR="00670BF8">
              <w:rPr>
                <w:noProof/>
                <w:webHidden/>
              </w:rPr>
              <w:t>16</w:t>
            </w:r>
            <w:r w:rsidR="00670BF8">
              <w:rPr>
                <w:noProof/>
                <w:webHidden/>
              </w:rPr>
              <w:fldChar w:fldCharType="end"/>
            </w:r>
          </w:hyperlink>
        </w:p>
        <w:p w14:paraId="091ADB40" w14:textId="5DD5EB7E" w:rsidR="00670BF8" w:rsidRDefault="00000000">
          <w:pPr>
            <w:pStyle w:val="TOC2"/>
            <w:tabs>
              <w:tab w:val="right" w:leader="dot" w:pos="9350"/>
            </w:tabs>
            <w:rPr>
              <w:rFonts w:asciiTheme="minorHAnsi" w:eastAsiaTheme="minorEastAsia" w:hAnsiTheme="minorHAnsi" w:cstheme="minorBidi"/>
              <w:noProof/>
            </w:rPr>
          </w:pPr>
          <w:hyperlink w:anchor="_Toc153663485" w:history="1">
            <w:r w:rsidR="00670BF8" w:rsidRPr="00EB25E4">
              <w:rPr>
                <w:rStyle w:val="Hyperlink"/>
                <w:noProof/>
              </w:rPr>
              <w:t>SolidWorks Simulations</w:t>
            </w:r>
            <w:r w:rsidR="00670BF8">
              <w:rPr>
                <w:noProof/>
                <w:webHidden/>
              </w:rPr>
              <w:tab/>
            </w:r>
            <w:r w:rsidR="00670BF8">
              <w:rPr>
                <w:noProof/>
                <w:webHidden/>
              </w:rPr>
              <w:fldChar w:fldCharType="begin"/>
            </w:r>
            <w:r w:rsidR="00670BF8">
              <w:rPr>
                <w:noProof/>
                <w:webHidden/>
              </w:rPr>
              <w:instrText xml:space="preserve"> PAGEREF _Toc153663485 \h </w:instrText>
            </w:r>
            <w:r w:rsidR="00670BF8">
              <w:rPr>
                <w:noProof/>
                <w:webHidden/>
              </w:rPr>
            </w:r>
            <w:r w:rsidR="00670BF8">
              <w:rPr>
                <w:noProof/>
                <w:webHidden/>
              </w:rPr>
              <w:fldChar w:fldCharType="separate"/>
            </w:r>
            <w:r w:rsidR="00670BF8">
              <w:rPr>
                <w:noProof/>
                <w:webHidden/>
              </w:rPr>
              <w:t>16</w:t>
            </w:r>
            <w:r w:rsidR="00670BF8">
              <w:rPr>
                <w:noProof/>
                <w:webHidden/>
              </w:rPr>
              <w:fldChar w:fldCharType="end"/>
            </w:r>
          </w:hyperlink>
        </w:p>
        <w:p w14:paraId="6659D23B" w14:textId="046F20E1" w:rsidR="00670BF8" w:rsidRDefault="00000000">
          <w:pPr>
            <w:pStyle w:val="TOC3"/>
            <w:tabs>
              <w:tab w:val="right" w:leader="dot" w:pos="9350"/>
            </w:tabs>
            <w:rPr>
              <w:rFonts w:asciiTheme="minorHAnsi" w:eastAsiaTheme="minorEastAsia" w:hAnsiTheme="minorHAnsi" w:cstheme="minorBidi"/>
              <w:noProof/>
            </w:rPr>
          </w:pPr>
          <w:hyperlink w:anchor="_Toc153663486" w:history="1">
            <w:r w:rsidR="00670BF8" w:rsidRPr="00EB25E4">
              <w:rPr>
                <w:rStyle w:val="Hyperlink"/>
                <w:noProof/>
              </w:rPr>
              <w:t>Figure 5: Set-Up of the SolidWorks Simulation Iteration 1</w:t>
            </w:r>
            <w:r w:rsidR="00670BF8">
              <w:rPr>
                <w:noProof/>
                <w:webHidden/>
              </w:rPr>
              <w:tab/>
            </w:r>
            <w:r w:rsidR="00670BF8">
              <w:rPr>
                <w:noProof/>
                <w:webHidden/>
              </w:rPr>
              <w:fldChar w:fldCharType="begin"/>
            </w:r>
            <w:r w:rsidR="00670BF8">
              <w:rPr>
                <w:noProof/>
                <w:webHidden/>
              </w:rPr>
              <w:instrText xml:space="preserve"> PAGEREF _Toc153663486 \h </w:instrText>
            </w:r>
            <w:r w:rsidR="00670BF8">
              <w:rPr>
                <w:noProof/>
                <w:webHidden/>
              </w:rPr>
            </w:r>
            <w:r w:rsidR="00670BF8">
              <w:rPr>
                <w:noProof/>
                <w:webHidden/>
              </w:rPr>
              <w:fldChar w:fldCharType="separate"/>
            </w:r>
            <w:r w:rsidR="00670BF8">
              <w:rPr>
                <w:noProof/>
                <w:webHidden/>
              </w:rPr>
              <w:t>17</w:t>
            </w:r>
            <w:r w:rsidR="00670BF8">
              <w:rPr>
                <w:noProof/>
                <w:webHidden/>
              </w:rPr>
              <w:fldChar w:fldCharType="end"/>
            </w:r>
          </w:hyperlink>
        </w:p>
        <w:p w14:paraId="1EE3132D" w14:textId="34DD5D9C" w:rsidR="00670BF8" w:rsidRDefault="00000000">
          <w:pPr>
            <w:pStyle w:val="TOC3"/>
            <w:tabs>
              <w:tab w:val="right" w:leader="dot" w:pos="9350"/>
            </w:tabs>
            <w:rPr>
              <w:rFonts w:asciiTheme="minorHAnsi" w:eastAsiaTheme="minorEastAsia" w:hAnsiTheme="minorHAnsi" w:cstheme="minorBidi"/>
              <w:noProof/>
            </w:rPr>
          </w:pPr>
          <w:hyperlink w:anchor="_Toc153663487" w:history="1">
            <w:r w:rsidR="00670BF8" w:rsidRPr="00EB25E4">
              <w:rPr>
                <w:rStyle w:val="Hyperlink"/>
                <w:noProof/>
              </w:rPr>
              <w:t>Figure 6: Simple Solidworks Flow Simulation on Iteration 1</w:t>
            </w:r>
            <w:r w:rsidR="00670BF8">
              <w:rPr>
                <w:noProof/>
                <w:webHidden/>
              </w:rPr>
              <w:tab/>
            </w:r>
            <w:r w:rsidR="00670BF8">
              <w:rPr>
                <w:noProof/>
                <w:webHidden/>
              </w:rPr>
              <w:fldChar w:fldCharType="begin"/>
            </w:r>
            <w:r w:rsidR="00670BF8">
              <w:rPr>
                <w:noProof/>
                <w:webHidden/>
              </w:rPr>
              <w:instrText xml:space="preserve"> PAGEREF _Toc153663487 \h </w:instrText>
            </w:r>
            <w:r w:rsidR="00670BF8">
              <w:rPr>
                <w:noProof/>
                <w:webHidden/>
              </w:rPr>
            </w:r>
            <w:r w:rsidR="00670BF8">
              <w:rPr>
                <w:noProof/>
                <w:webHidden/>
              </w:rPr>
              <w:fldChar w:fldCharType="separate"/>
            </w:r>
            <w:r w:rsidR="00670BF8">
              <w:rPr>
                <w:noProof/>
                <w:webHidden/>
              </w:rPr>
              <w:t>17</w:t>
            </w:r>
            <w:r w:rsidR="00670BF8">
              <w:rPr>
                <w:noProof/>
                <w:webHidden/>
              </w:rPr>
              <w:fldChar w:fldCharType="end"/>
            </w:r>
          </w:hyperlink>
        </w:p>
        <w:p w14:paraId="086374DA" w14:textId="7CDF2666" w:rsidR="00670BF8" w:rsidRDefault="00000000">
          <w:pPr>
            <w:pStyle w:val="TOC3"/>
            <w:tabs>
              <w:tab w:val="right" w:leader="dot" w:pos="9350"/>
            </w:tabs>
            <w:rPr>
              <w:rFonts w:asciiTheme="minorHAnsi" w:eastAsiaTheme="minorEastAsia" w:hAnsiTheme="minorHAnsi" w:cstheme="minorBidi"/>
              <w:noProof/>
            </w:rPr>
          </w:pPr>
          <w:hyperlink w:anchor="_Toc153663488" w:history="1">
            <w:r w:rsidR="00670BF8" w:rsidRPr="00EB25E4">
              <w:rPr>
                <w:rStyle w:val="Hyperlink"/>
                <w:noProof/>
              </w:rPr>
              <w:t>Figure 7: Setup of the SolidWorks Simulation Iteration 2</w:t>
            </w:r>
            <w:r w:rsidR="00670BF8">
              <w:rPr>
                <w:noProof/>
                <w:webHidden/>
              </w:rPr>
              <w:tab/>
            </w:r>
            <w:r w:rsidR="00670BF8">
              <w:rPr>
                <w:noProof/>
                <w:webHidden/>
              </w:rPr>
              <w:fldChar w:fldCharType="begin"/>
            </w:r>
            <w:r w:rsidR="00670BF8">
              <w:rPr>
                <w:noProof/>
                <w:webHidden/>
              </w:rPr>
              <w:instrText xml:space="preserve"> PAGEREF _Toc153663488 \h </w:instrText>
            </w:r>
            <w:r w:rsidR="00670BF8">
              <w:rPr>
                <w:noProof/>
                <w:webHidden/>
              </w:rPr>
            </w:r>
            <w:r w:rsidR="00670BF8">
              <w:rPr>
                <w:noProof/>
                <w:webHidden/>
              </w:rPr>
              <w:fldChar w:fldCharType="separate"/>
            </w:r>
            <w:r w:rsidR="00670BF8">
              <w:rPr>
                <w:noProof/>
                <w:webHidden/>
              </w:rPr>
              <w:t>18</w:t>
            </w:r>
            <w:r w:rsidR="00670BF8">
              <w:rPr>
                <w:noProof/>
                <w:webHidden/>
              </w:rPr>
              <w:fldChar w:fldCharType="end"/>
            </w:r>
          </w:hyperlink>
        </w:p>
        <w:p w14:paraId="6A8677F4" w14:textId="427D3016" w:rsidR="00670BF8" w:rsidRDefault="00000000">
          <w:pPr>
            <w:pStyle w:val="TOC3"/>
            <w:tabs>
              <w:tab w:val="right" w:leader="dot" w:pos="9350"/>
            </w:tabs>
            <w:rPr>
              <w:rFonts w:asciiTheme="minorHAnsi" w:eastAsiaTheme="minorEastAsia" w:hAnsiTheme="minorHAnsi" w:cstheme="minorBidi"/>
              <w:noProof/>
            </w:rPr>
          </w:pPr>
          <w:hyperlink w:anchor="_Toc153663489" w:history="1">
            <w:r w:rsidR="00670BF8" w:rsidRPr="00EB25E4">
              <w:rPr>
                <w:rStyle w:val="Hyperlink"/>
                <w:noProof/>
              </w:rPr>
              <w:t>Figure 8: Solidworks Flow Simulation on Iteration 2</w:t>
            </w:r>
            <w:r w:rsidR="00670BF8">
              <w:rPr>
                <w:noProof/>
                <w:webHidden/>
              </w:rPr>
              <w:tab/>
            </w:r>
            <w:r w:rsidR="00670BF8">
              <w:rPr>
                <w:noProof/>
                <w:webHidden/>
              </w:rPr>
              <w:fldChar w:fldCharType="begin"/>
            </w:r>
            <w:r w:rsidR="00670BF8">
              <w:rPr>
                <w:noProof/>
                <w:webHidden/>
              </w:rPr>
              <w:instrText xml:space="preserve"> PAGEREF _Toc153663489 \h </w:instrText>
            </w:r>
            <w:r w:rsidR="00670BF8">
              <w:rPr>
                <w:noProof/>
                <w:webHidden/>
              </w:rPr>
            </w:r>
            <w:r w:rsidR="00670BF8">
              <w:rPr>
                <w:noProof/>
                <w:webHidden/>
              </w:rPr>
              <w:fldChar w:fldCharType="separate"/>
            </w:r>
            <w:r w:rsidR="00670BF8">
              <w:rPr>
                <w:noProof/>
                <w:webHidden/>
              </w:rPr>
              <w:t>18</w:t>
            </w:r>
            <w:r w:rsidR="00670BF8">
              <w:rPr>
                <w:noProof/>
                <w:webHidden/>
              </w:rPr>
              <w:fldChar w:fldCharType="end"/>
            </w:r>
          </w:hyperlink>
        </w:p>
        <w:p w14:paraId="43B4C4A6" w14:textId="5D0D9504" w:rsidR="00670BF8" w:rsidRDefault="00000000">
          <w:pPr>
            <w:pStyle w:val="TOC3"/>
            <w:tabs>
              <w:tab w:val="right" w:leader="dot" w:pos="9350"/>
            </w:tabs>
            <w:rPr>
              <w:rFonts w:asciiTheme="minorHAnsi" w:eastAsiaTheme="minorEastAsia" w:hAnsiTheme="minorHAnsi" w:cstheme="minorBidi"/>
              <w:noProof/>
            </w:rPr>
          </w:pPr>
          <w:hyperlink w:anchor="_Toc153663490" w:history="1">
            <w:r w:rsidR="00670BF8" w:rsidRPr="00EB25E4">
              <w:rPr>
                <w:rStyle w:val="Hyperlink"/>
                <w:noProof/>
              </w:rPr>
              <w:t>Figure 9: Solidworks Flow Simulation on Iteration 3</w:t>
            </w:r>
            <w:r w:rsidR="00670BF8">
              <w:rPr>
                <w:noProof/>
                <w:webHidden/>
              </w:rPr>
              <w:tab/>
            </w:r>
            <w:r w:rsidR="00670BF8">
              <w:rPr>
                <w:noProof/>
                <w:webHidden/>
              </w:rPr>
              <w:fldChar w:fldCharType="begin"/>
            </w:r>
            <w:r w:rsidR="00670BF8">
              <w:rPr>
                <w:noProof/>
                <w:webHidden/>
              </w:rPr>
              <w:instrText xml:space="preserve"> PAGEREF _Toc153663490 \h </w:instrText>
            </w:r>
            <w:r w:rsidR="00670BF8">
              <w:rPr>
                <w:noProof/>
                <w:webHidden/>
              </w:rPr>
            </w:r>
            <w:r w:rsidR="00670BF8">
              <w:rPr>
                <w:noProof/>
                <w:webHidden/>
              </w:rPr>
              <w:fldChar w:fldCharType="separate"/>
            </w:r>
            <w:r w:rsidR="00670BF8">
              <w:rPr>
                <w:noProof/>
                <w:webHidden/>
              </w:rPr>
              <w:t>19</w:t>
            </w:r>
            <w:r w:rsidR="00670BF8">
              <w:rPr>
                <w:noProof/>
                <w:webHidden/>
              </w:rPr>
              <w:fldChar w:fldCharType="end"/>
            </w:r>
          </w:hyperlink>
        </w:p>
        <w:p w14:paraId="08E8FB8F" w14:textId="0C15B457" w:rsidR="00670BF8" w:rsidRDefault="00000000">
          <w:pPr>
            <w:pStyle w:val="TOC3"/>
            <w:tabs>
              <w:tab w:val="right" w:leader="dot" w:pos="9350"/>
            </w:tabs>
            <w:rPr>
              <w:rFonts w:asciiTheme="minorHAnsi" w:eastAsiaTheme="minorEastAsia" w:hAnsiTheme="minorHAnsi" w:cstheme="minorBidi"/>
              <w:noProof/>
            </w:rPr>
          </w:pPr>
          <w:hyperlink w:anchor="_Toc153663491" w:history="1">
            <w:r w:rsidR="00670BF8" w:rsidRPr="00EB25E4">
              <w:rPr>
                <w:rStyle w:val="Hyperlink"/>
                <w:noProof/>
              </w:rPr>
              <w:t>Table 1: Flow Rates Used in Testing the Heat Exchanger System</w:t>
            </w:r>
            <w:r w:rsidR="00670BF8">
              <w:rPr>
                <w:noProof/>
                <w:webHidden/>
              </w:rPr>
              <w:tab/>
            </w:r>
            <w:r w:rsidR="00670BF8">
              <w:rPr>
                <w:noProof/>
                <w:webHidden/>
              </w:rPr>
              <w:fldChar w:fldCharType="begin"/>
            </w:r>
            <w:r w:rsidR="00670BF8">
              <w:rPr>
                <w:noProof/>
                <w:webHidden/>
              </w:rPr>
              <w:instrText xml:space="preserve"> PAGEREF _Toc153663491 \h </w:instrText>
            </w:r>
            <w:r w:rsidR="00670BF8">
              <w:rPr>
                <w:noProof/>
                <w:webHidden/>
              </w:rPr>
            </w:r>
            <w:r w:rsidR="00670BF8">
              <w:rPr>
                <w:noProof/>
                <w:webHidden/>
              </w:rPr>
              <w:fldChar w:fldCharType="separate"/>
            </w:r>
            <w:r w:rsidR="00670BF8">
              <w:rPr>
                <w:noProof/>
                <w:webHidden/>
              </w:rPr>
              <w:t>19</w:t>
            </w:r>
            <w:r w:rsidR="00670BF8">
              <w:rPr>
                <w:noProof/>
                <w:webHidden/>
              </w:rPr>
              <w:fldChar w:fldCharType="end"/>
            </w:r>
          </w:hyperlink>
        </w:p>
        <w:p w14:paraId="6D075BF6" w14:textId="57B90190" w:rsidR="00670BF8" w:rsidRDefault="00000000">
          <w:pPr>
            <w:pStyle w:val="TOC2"/>
            <w:tabs>
              <w:tab w:val="right" w:leader="dot" w:pos="9350"/>
            </w:tabs>
            <w:rPr>
              <w:rFonts w:asciiTheme="minorHAnsi" w:eastAsiaTheme="minorEastAsia" w:hAnsiTheme="minorHAnsi" w:cstheme="minorBidi"/>
              <w:noProof/>
            </w:rPr>
          </w:pPr>
          <w:hyperlink w:anchor="_Toc153663492" w:history="1">
            <w:r w:rsidR="00670BF8" w:rsidRPr="00EB25E4">
              <w:rPr>
                <w:rStyle w:val="Hyperlink"/>
                <w:noProof/>
              </w:rPr>
              <w:t>Fabrication Methods</w:t>
            </w:r>
            <w:r w:rsidR="00670BF8">
              <w:rPr>
                <w:noProof/>
                <w:webHidden/>
              </w:rPr>
              <w:tab/>
            </w:r>
            <w:r w:rsidR="00670BF8">
              <w:rPr>
                <w:noProof/>
                <w:webHidden/>
              </w:rPr>
              <w:fldChar w:fldCharType="begin"/>
            </w:r>
            <w:r w:rsidR="00670BF8">
              <w:rPr>
                <w:noProof/>
                <w:webHidden/>
              </w:rPr>
              <w:instrText xml:space="preserve"> PAGEREF _Toc153663492 \h </w:instrText>
            </w:r>
            <w:r w:rsidR="00670BF8">
              <w:rPr>
                <w:noProof/>
                <w:webHidden/>
              </w:rPr>
            </w:r>
            <w:r w:rsidR="00670BF8">
              <w:rPr>
                <w:noProof/>
                <w:webHidden/>
              </w:rPr>
              <w:fldChar w:fldCharType="separate"/>
            </w:r>
            <w:r w:rsidR="00670BF8">
              <w:rPr>
                <w:noProof/>
                <w:webHidden/>
              </w:rPr>
              <w:t>20</w:t>
            </w:r>
            <w:r w:rsidR="00670BF8">
              <w:rPr>
                <w:noProof/>
                <w:webHidden/>
              </w:rPr>
              <w:fldChar w:fldCharType="end"/>
            </w:r>
          </w:hyperlink>
        </w:p>
        <w:p w14:paraId="4E5FE35A" w14:textId="52BA6776" w:rsidR="00670BF8" w:rsidRDefault="00000000">
          <w:pPr>
            <w:pStyle w:val="TOC3"/>
            <w:tabs>
              <w:tab w:val="right" w:leader="dot" w:pos="9350"/>
            </w:tabs>
            <w:rPr>
              <w:rFonts w:asciiTheme="minorHAnsi" w:eastAsiaTheme="minorEastAsia" w:hAnsiTheme="minorHAnsi" w:cstheme="minorBidi"/>
              <w:noProof/>
            </w:rPr>
          </w:pPr>
          <w:hyperlink w:anchor="_Toc153663493" w:history="1">
            <w:r w:rsidR="00670BF8" w:rsidRPr="00EB25E4">
              <w:rPr>
                <w:rStyle w:val="Hyperlink"/>
                <w:noProof/>
              </w:rPr>
              <w:t>Table 2: Bill of Materials</w:t>
            </w:r>
            <w:r w:rsidR="00670BF8">
              <w:rPr>
                <w:noProof/>
                <w:webHidden/>
              </w:rPr>
              <w:tab/>
            </w:r>
            <w:r w:rsidR="00670BF8">
              <w:rPr>
                <w:noProof/>
                <w:webHidden/>
              </w:rPr>
              <w:fldChar w:fldCharType="begin"/>
            </w:r>
            <w:r w:rsidR="00670BF8">
              <w:rPr>
                <w:noProof/>
                <w:webHidden/>
              </w:rPr>
              <w:instrText xml:space="preserve"> PAGEREF _Toc153663493 \h </w:instrText>
            </w:r>
            <w:r w:rsidR="00670BF8">
              <w:rPr>
                <w:noProof/>
                <w:webHidden/>
              </w:rPr>
            </w:r>
            <w:r w:rsidR="00670BF8">
              <w:rPr>
                <w:noProof/>
                <w:webHidden/>
              </w:rPr>
              <w:fldChar w:fldCharType="separate"/>
            </w:r>
            <w:r w:rsidR="00670BF8">
              <w:rPr>
                <w:noProof/>
                <w:webHidden/>
              </w:rPr>
              <w:t>20</w:t>
            </w:r>
            <w:r w:rsidR="00670BF8">
              <w:rPr>
                <w:noProof/>
                <w:webHidden/>
              </w:rPr>
              <w:fldChar w:fldCharType="end"/>
            </w:r>
          </w:hyperlink>
        </w:p>
        <w:p w14:paraId="4FA1DE9E" w14:textId="5A52F7CB" w:rsidR="00670BF8" w:rsidRDefault="00000000">
          <w:pPr>
            <w:pStyle w:val="TOC3"/>
            <w:tabs>
              <w:tab w:val="right" w:leader="dot" w:pos="9350"/>
            </w:tabs>
            <w:rPr>
              <w:rFonts w:asciiTheme="minorHAnsi" w:eastAsiaTheme="minorEastAsia" w:hAnsiTheme="minorHAnsi" w:cstheme="minorBidi"/>
              <w:noProof/>
            </w:rPr>
          </w:pPr>
          <w:hyperlink w:anchor="_Toc153663494" w:history="1">
            <w:r w:rsidR="00670BF8" w:rsidRPr="00EB25E4">
              <w:rPr>
                <w:rStyle w:val="Hyperlink"/>
                <w:noProof/>
              </w:rPr>
              <w:t>Figure 10: Exploded View of Heat Exchanger Components</w:t>
            </w:r>
            <w:r w:rsidR="00670BF8">
              <w:rPr>
                <w:noProof/>
                <w:webHidden/>
              </w:rPr>
              <w:tab/>
            </w:r>
            <w:r w:rsidR="00670BF8">
              <w:rPr>
                <w:noProof/>
                <w:webHidden/>
              </w:rPr>
              <w:fldChar w:fldCharType="begin"/>
            </w:r>
            <w:r w:rsidR="00670BF8">
              <w:rPr>
                <w:noProof/>
                <w:webHidden/>
              </w:rPr>
              <w:instrText xml:space="preserve"> PAGEREF _Toc153663494 \h </w:instrText>
            </w:r>
            <w:r w:rsidR="00670BF8">
              <w:rPr>
                <w:noProof/>
                <w:webHidden/>
              </w:rPr>
            </w:r>
            <w:r w:rsidR="00670BF8">
              <w:rPr>
                <w:noProof/>
                <w:webHidden/>
              </w:rPr>
              <w:fldChar w:fldCharType="separate"/>
            </w:r>
            <w:r w:rsidR="00670BF8">
              <w:rPr>
                <w:noProof/>
                <w:webHidden/>
              </w:rPr>
              <w:t>21</w:t>
            </w:r>
            <w:r w:rsidR="00670BF8">
              <w:rPr>
                <w:noProof/>
                <w:webHidden/>
              </w:rPr>
              <w:fldChar w:fldCharType="end"/>
            </w:r>
          </w:hyperlink>
        </w:p>
        <w:p w14:paraId="0FE634F5" w14:textId="52974797" w:rsidR="00670BF8" w:rsidRDefault="00000000">
          <w:pPr>
            <w:pStyle w:val="TOC3"/>
            <w:tabs>
              <w:tab w:val="right" w:leader="dot" w:pos="9350"/>
            </w:tabs>
            <w:rPr>
              <w:rFonts w:asciiTheme="minorHAnsi" w:eastAsiaTheme="minorEastAsia" w:hAnsiTheme="minorHAnsi" w:cstheme="minorBidi"/>
              <w:noProof/>
            </w:rPr>
          </w:pPr>
          <w:hyperlink w:anchor="_Toc153663495" w:history="1">
            <w:r w:rsidR="00670BF8" w:rsidRPr="00EB25E4">
              <w:rPr>
                <w:rStyle w:val="Hyperlink"/>
                <w:noProof/>
              </w:rPr>
              <w:t>Figure 11: Section View of Sensor Collar - Sensor Offset</w:t>
            </w:r>
            <w:r w:rsidR="00670BF8">
              <w:rPr>
                <w:noProof/>
                <w:webHidden/>
              </w:rPr>
              <w:tab/>
            </w:r>
            <w:r w:rsidR="00670BF8">
              <w:rPr>
                <w:noProof/>
                <w:webHidden/>
              </w:rPr>
              <w:fldChar w:fldCharType="begin"/>
            </w:r>
            <w:r w:rsidR="00670BF8">
              <w:rPr>
                <w:noProof/>
                <w:webHidden/>
              </w:rPr>
              <w:instrText xml:space="preserve"> PAGEREF _Toc153663495 \h </w:instrText>
            </w:r>
            <w:r w:rsidR="00670BF8">
              <w:rPr>
                <w:noProof/>
                <w:webHidden/>
              </w:rPr>
            </w:r>
            <w:r w:rsidR="00670BF8">
              <w:rPr>
                <w:noProof/>
                <w:webHidden/>
              </w:rPr>
              <w:fldChar w:fldCharType="separate"/>
            </w:r>
            <w:r w:rsidR="00670BF8">
              <w:rPr>
                <w:noProof/>
                <w:webHidden/>
              </w:rPr>
              <w:t>22</w:t>
            </w:r>
            <w:r w:rsidR="00670BF8">
              <w:rPr>
                <w:noProof/>
                <w:webHidden/>
              </w:rPr>
              <w:fldChar w:fldCharType="end"/>
            </w:r>
          </w:hyperlink>
        </w:p>
        <w:p w14:paraId="0D8A6184" w14:textId="59946D46" w:rsidR="00670BF8" w:rsidRDefault="00000000">
          <w:pPr>
            <w:pStyle w:val="TOC3"/>
            <w:tabs>
              <w:tab w:val="right" w:leader="dot" w:pos="9350"/>
            </w:tabs>
            <w:rPr>
              <w:rFonts w:asciiTheme="minorHAnsi" w:eastAsiaTheme="minorEastAsia" w:hAnsiTheme="minorHAnsi" w:cstheme="minorBidi"/>
              <w:noProof/>
            </w:rPr>
          </w:pPr>
          <w:hyperlink w:anchor="_Toc153663496" w:history="1">
            <w:r w:rsidR="00670BF8" w:rsidRPr="00EB25E4">
              <w:rPr>
                <w:rStyle w:val="Hyperlink"/>
                <w:noProof/>
              </w:rPr>
              <w:t>Figure 12: Pressure Testing on Sensor Collar</w:t>
            </w:r>
            <w:r w:rsidR="00670BF8">
              <w:rPr>
                <w:noProof/>
                <w:webHidden/>
              </w:rPr>
              <w:tab/>
            </w:r>
            <w:r w:rsidR="00670BF8">
              <w:rPr>
                <w:noProof/>
                <w:webHidden/>
              </w:rPr>
              <w:fldChar w:fldCharType="begin"/>
            </w:r>
            <w:r w:rsidR="00670BF8">
              <w:rPr>
                <w:noProof/>
                <w:webHidden/>
              </w:rPr>
              <w:instrText xml:space="preserve"> PAGEREF _Toc153663496 \h </w:instrText>
            </w:r>
            <w:r w:rsidR="00670BF8">
              <w:rPr>
                <w:noProof/>
                <w:webHidden/>
              </w:rPr>
            </w:r>
            <w:r w:rsidR="00670BF8">
              <w:rPr>
                <w:noProof/>
                <w:webHidden/>
              </w:rPr>
              <w:fldChar w:fldCharType="separate"/>
            </w:r>
            <w:r w:rsidR="00670BF8">
              <w:rPr>
                <w:noProof/>
                <w:webHidden/>
              </w:rPr>
              <w:t>23</w:t>
            </w:r>
            <w:r w:rsidR="00670BF8">
              <w:rPr>
                <w:noProof/>
                <w:webHidden/>
              </w:rPr>
              <w:fldChar w:fldCharType="end"/>
            </w:r>
          </w:hyperlink>
        </w:p>
        <w:p w14:paraId="10CBB583" w14:textId="74E4BB38" w:rsidR="00670BF8" w:rsidRDefault="00000000">
          <w:pPr>
            <w:pStyle w:val="TOC3"/>
            <w:tabs>
              <w:tab w:val="right" w:leader="dot" w:pos="9350"/>
            </w:tabs>
            <w:rPr>
              <w:rFonts w:asciiTheme="minorHAnsi" w:eastAsiaTheme="minorEastAsia" w:hAnsiTheme="minorHAnsi" w:cstheme="minorBidi"/>
              <w:noProof/>
            </w:rPr>
          </w:pPr>
          <w:hyperlink w:anchor="_Toc153663497" w:history="1">
            <w:r w:rsidR="00670BF8" w:rsidRPr="00EB25E4">
              <w:rPr>
                <w:rStyle w:val="Hyperlink"/>
                <w:noProof/>
              </w:rPr>
              <w:t>Figure 13: Overall Dimensions of Final Heat Exchanger Design</w:t>
            </w:r>
            <w:r w:rsidR="00670BF8">
              <w:rPr>
                <w:noProof/>
                <w:webHidden/>
              </w:rPr>
              <w:tab/>
            </w:r>
            <w:r w:rsidR="00670BF8">
              <w:rPr>
                <w:noProof/>
                <w:webHidden/>
              </w:rPr>
              <w:fldChar w:fldCharType="begin"/>
            </w:r>
            <w:r w:rsidR="00670BF8">
              <w:rPr>
                <w:noProof/>
                <w:webHidden/>
              </w:rPr>
              <w:instrText xml:space="preserve"> PAGEREF _Toc153663497 \h </w:instrText>
            </w:r>
            <w:r w:rsidR="00670BF8">
              <w:rPr>
                <w:noProof/>
                <w:webHidden/>
              </w:rPr>
            </w:r>
            <w:r w:rsidR="00670BF8">
              <w:rPr>
                <w:noProof/>
                <w:webHidden/>
              </w:rPr>
              <w:fldChar w:fldCharType="separate"/>
            </w:r>
            <w:r w:rsidR="00670BF8">
              <w:rPr>
                <w:noProof/>
                <w:webHidden/>
              </w:rPr>
              <w:t>23</w:t>
            </w:r>
            <w:r w:rsidR="00670BF8">
              <w:rPr>
                <w:noProof/>
                <w:webHidden/>
              </w:rPr>
              <w:fldChar w:fldCharType="end"/>
            </w:r>
          </w:hyperlink>
        </w:p>
        <w:p w14:paraId="71FF0AAC" w14:textId="58CFF844" w:rsidR="00670BF8" w:rsidRDefault="00000000">
          <w:pPr>
            <w:pStyle w:val="TOC3"/>
            <w:tabs>
              <w:tab w:val="right" w:leader="dot" w:pos="9350"/>
            </w:tabs>
            <w:rPr>
              <w:rFonts w:asciiTheme="minorHAnsi" w:eastAsiaTheme="minorEastAsia" w:hAnsiTheme="minorHAnsi" w:cstheme="minorBidi"/>
              <w:noProof/>
            </w:rPr>
          </w:pPr>
          <w:hyperlink w:anchor="_Toc153663498" w:history="1">
            <w:r w:rsidR="00670BF8" w:rsidRPr="00EB25E4">
              <w:rPr>
                <w:rStyle w:val="Hyperlink"/>
                <w:noProof/>
              </w:rPr>
              <w:t>Figure 14: 3D Rendering of Final Heat Exchanger Design</w:t>
            </w:r>
            <w:r w:rsidR="00670BF8">
              <w:rPr>
                <w:noProof/>
                <w:webHidden/>
              </w:rPr>
              <w:tab/>
            </w:r>
            <w:r w:rsidR="00670BF8">
              <w:rPr>
                <w:noProof/>
                <w:webHidden/>
              </w:rPr>
              <w:fldChar w:fldCharType="begin"/>
            </w:r>
            <w:r w:rsidR="00670BF8">
              <w:rPr>
                <w:noProof/>
                <w:webHidden/>
              </w:rPr>
              <w:instrText xml:space="preserve"> PAGEREF _Toc153663498 \h </w:instrText>
            </w:r>
            <w:r w:rsidR="00670BF8">
              <w:rPr>
                <w:noProof/>
                <w:webHidden/>
              </w:rPr>
            </w:r>
            <w:r w:rsidR="00670BF8">
              <w:rPr>
                <w:noProof/>
                <w:webHidden/>
              </w:rPr>
              <w:fldChar w:fldCharType="separate"/>
            </w:r>
            <w:r w:rsidR="00670BF8">
              <w:rPr>
                <w:noProof/>
                <w:webHidden/>
              </w:rPr>
              <w:t>24</w:t>
            </w:r>
            <w:r w:rsidR="00670BF8">
              <w:rPr>
                <w:noProof/>
                <w:webHidden/>
              </w:rPr>
              <w:fldChar w:fldCharType="end"/>
            </w:r>
          </w:hyperlink>
        </w:p>
        <w:p w14:paraId="60496F81" w14:textId="3A92CFAB" w:rsidR="00670BF8" w:rsidRDefault="00000000">
          <w:pPr>
            <w:pStyle w:val="TOC3"/>
            <w:tabs>
              <w:tab w:val="right" w:leader="dot" w:pos="9350"/>
            </w:tabs>
            <w:rPr>
              <w:rFonts w:asciiTheme="minorHAnsi" w:eastAsiaTheme="minorEastAsia" w:hAnsiTheme="minorHAnsi" w:cstheme="minorBidi"/>
              <w:noProof/>
            </w:rPr>
          </w:pPr>
          <w:hyperlink w:anchor="_Toc153663499" w:history="1">
            <w:r w:rsidR="00670BF8" w:rsidRPr="00EB25E4">
              <w:rPr>
                <w:rStyle w:val="Hyperlink"/>
                <w:noProof/>
              </w:rPr>
              <w:t>Figure 15: Fully Assembled Heat Exchanger</w:t>
            </w:r>
            <w:r w:rsidR="00670BF8">
              <w:rPr>
                <w:noProof/>
                <w:webHidden/>
              </w:rPr>
              <w:tab/>
            </w:r>
            <w:r w:rsidR="00670BF8">
              <w:rPr>
                <w:noProof/>
                <w:webHidden/>
              </w:rPr>
              <w:fldChar w:fldCharType="begin"/>
            </w:r>
            <w:r w:rsidR="00670BF8">
              <w:rPr>
                <w:noProof/>
                <w:webHidden/>
              </w:rPr>
              <w:instrText xml:space="preserve"> PAGEREF _Toc153663499 \h </w:instrText>
            </w:r>
            <w:r w:rsidR="00670BF8">
              <w:rPr>
                <w:noProof/>
                <w:webHidden/>
              </w:rPr>
            </w:r>
            <w:r w:rsidR="00670BF8">
              <w:rPr>
                <w:noProof/>
                <w:webHidden/>
              </w:rPr>
              <w:fldChar w:fldCharType="separate"/>
            </w:r>
            <w:r w:rsidR="00670BF8">
              <w:rPr>
                <w:noProof/>
                <w:webHidden/>
              </w:rPr>
              <w:t>24</w:t>
            </w:r>
            <w:r w:rsidR="00670BF8">
              <w:rPr>
                <w:noProof/>
                <w:webHidden/>
              </w:rPr>
              <w:fldChar w:fldCharType="end"/>
            </w:r>
          </w:hyperlink>
        </w:p>
        <w:p w14:paraId="7C478DFD" w14:textId="1E527241" w:rsidR="00670BF8" w:rsidRDefault="00000000">
          <w:pPr>
            <w:pStyle w:val="TOC1"/>
            <w:tabs>
              <w:tab w:val="right" w:leader="dot" w:pos="9350"/>
            </w:tabs>
            <w:rPr>
              <w:rFonts w:asciiTheme="minorHAnsi" w:eastAsiaTheme="minorEastAsia" w:hAnsiTheme="minorHAnsi" w:cstheme="minorBidi"/>
              <w:noProof/>
            </w:rPr>
          </w:pPr>
          <w:hyperlink w:anchor="_Toc153663500" w:history="1">
            <w:r w:rsidR="00670BF8" w:rsidRPr="00EB25E4">
              <w:rPr>
                <w:rStyle w:val="Hyperlink"/>
                <w:noProof/>
              </w:rPr>
              <w:t>Results</w:t>
            </w:r>
            <w:r w:rsidR="00670BF8">
              <w:rPr>
                <w:noProof/>
                <w:webHidden/>
              </w:rPr>
              <w:tab/>
            </w:r>
            <w:r w:rsidR="00670BF8">
              <w:rPr>
                <w:noProof/>
                <w:webHidden/>
              </w:rPr>
              <w:fldChar w:fldCharType="begin"/>
            </w:r>
            <w:r w:rsidR="00670BF8">
              <w:rPr>
                <w:noProof/>
                <w:webHidden/>
              </w:rPr>
              <w:instrText xml:space="preserve"> PAGEREF _Toc153663500 \h </w:instrText>
            </w:r>
            <w:r w:rsidR="00670BF8">
              <w:rPr>
                <w:noProof/>
                <w:webHidden/>
              </w:rPr>
            </w:r>
            <w:r w:rsidR="00670BF8">
              <w:rPr>
                <w:noProof/>
                <w:webHidden/>
              </w:rPr>
              <w:fldChar w:fldCharType="separate"/>
            </w:r>
            <w:r w:rsidR="00670BF8">
              <w:rPr>
                <w:noProof/>
                <w:webHidden/>
              </w:rPr>
              <w:t>24</w:t>
            </w:r>
            <w:r w:rsidR="00670BF8">
              <w:rPr>
                <w:noProof/>
                <w:webHidden/>
              </w:rPr>
              <w:fldChar w:fldCharType="end"/>
            </w:r>
          </w:hyperlink>
        </w:p>
        <w:p w14:paraId="601F12DA" w14:textId="565F630E" w:rsidR="00670BF8" w:rsidRDefault="00000000">
          <w:pPr>
            <w:pStyle w:val="TOC2"/>
            <w:tabs>
              <w:tab w:val="right" w:leader="dot" w:pos="9350"/>
            </w:tabs>
            <w:rPr>
              <w:rFonts w:asciiTheme="minorHAnsi" w:eastAsiaTheme="minorEastAsia" w:hAnsiTheme="minorHAnsi" w:cstheme="minorBidi"/>
              <w:noProof/>
            </w:rPr>
          </w:pPr>
          <w:hyperlink w:anchor="_Toc153663501" w:history="1">
            <w:r w:rsidR="00670BF8" w:rsidRPr="00EB25E4">
              <w:rPr>
                <w:rStyle w:val="Hyperlink"/>
                <w:noProof/>
              </w:rPr>
              <w:t>SolidWorks Results</w:t>
            </w:r>
            <w:r w:rsidR="00670BF8">
              <w:rPr>
                <w:noProof/>
                <w:webHidden/>
              </w:rPr>
              <w:tab/>
            </w:r>
            <w:r w:rsidR="00670BF8">
              <w:rPr>
                <w:noProof/>
                <w:webHidden/>
              </w:rPr>
              <w:fldChar w:fldCharType="begin"/>
            </w:r>
            <w:r w:rsidR="00670BF8">
              <w:rPr>
                <w:noProof/>
                <w:webHidden/>
              </w:rPr>
              <w:instrText xml:space="preserve"> PAGEREF _Toc153663501 \h </w:instrText>
            </w:r>
            <w:r w:rsidR="00670BF8">
              <w:rPr>
                <w:noProof/>
                <w:webHidden/>
              </w:rPr>
            </w:r>
            <w:r w:rsidR="00670BF8">
              <w:rPr>
                <w:noProof/>
                <w:webHidden/>
              </w:rPr>
              <w:fldChar w:fldCharType="separate"/>
            </w:r>
            <w:r w:rsidR="00670BF8">
              <w:rPr>
                <w:noProof/>
                <w:webHidden/>
              </w:rPr>
              <w:t>24</w:t>
            </w:r>
            <w:r w:rsidR="00670BF8">
              <w:rPr>
                <w:noProof/>
                <w:webHidden/>
              </w:rPr>
              <w:fldChar w:fldCharType="end"/>
            </w:r>
          </w:hyperlink>
        </w:p>
        <w:p w14:paraId="23231D6C" w14:textId="78D7D6BF" w:rsidR="00670BF8" w:rsidRDefault="00000000">
          <w:pPr>
            <w:pStyle w:val="TOC3"/>
            <w:tabs>
              <w:tab w:val="right" w:leader="dot" w:pos="9350"/>
            </w:tabs>
            <w:rPr>
              <w:rFonts w:asciiTheme="minorHAnsi" w:eastAsiaTheme="minorEastAsia" w:hAnsiTheme="minorHAnsi" w:cstheme="minorBidi"/>
              <w:noProof/>
            </w:rPr>
          </w:pPr>
          <w:hyperlink w:anchor="_Toc153663502" w:history="1">
            <w:r w:rsidR="00670BF8" w:rsidRPr="00EB25E4">
              <w:rPr>
                <w:rStyle w:val="Hyperlink"/>
                <w:noProof/>
              </w:rPr>
              <w:t>Figure 16: Flowlines from SolidWorks Flow Simulation</w:t>
            </w:r>
            <w:r w:rsidR="00670BF8">
              <w:rPr>
                <w:noProof/>
                <w:webHidden/>
              </w:rPr>
              <w:tab/>
            </w:r>
            <w:r w:rsidR="00670BF8">
              <w:rPr>
                <w:noProof/>
                <w:webHidden/>
              </w:rPr>
              <w:fldChar w:fldCharType="begin"/>
            </w:r>
            <w:r w:rsidR="00670BF8">
              <w:rPr>
                <w:noProof/>
                <w:webHidden/>
              </w:rPr>
              <w:instrText xml:space="preserve"> PAGEREF _Toc153663502 \h </w:instrText>
            </w:r>
            <w:r w:rsidR="00670BF8">
              <w:rPr>
                <w:noProof/>
                <w:webHidden/>
              </w:rPr>
            </w:r>
            <w:r w:rsidR="00670BF8">
              <w:rPr>
                <w:noProof/>
                <w:webHidden/>
              </w:rPr>
              <w:fldChar w:fldCharType="separate"/>
            </w:r>
            <w:r w:rsidR="00670BF8">
              <w:rPr>
                <w:noProof/>
                <w:webHidden/>
              </w:rPr>
              <w:t>25</w:t>
            </w:r>
            <w:r w:rsidR="00670BF8">
              <w:rPr>
                <w:noProof/>
                <w:webHidden/>
              </w:rPr>
              <w:fldChar w:fldCharType="end"/>
            </w:r>
          </w:hyperlink>
        </w:p>
        <w:p w14:paraId="152C851D" w14:textId="4A582868" w:rsidR="00670BF8" w:rsidRDefault="00000000">
          <w:pPr>
            <w:pStyle w:val="TOC3"/>
            <w:tabs>
              <w:tab w:val="right" w:leader="dot" w:pos="9350"/>
            </w:tabs>
            <w:rPr>
              <w:rFonts w:asciiTheme="minorHAnsi" w:eastAsiaTheme="minorEastAsia" w:hAnsiTheme="minorHAnsi" w:cstheme="minorBidi"/>
              <w:noProof/>
            </w:rPr>
          </w:pPr>
          <w:hyperlink w:anchor="_Toc153663503" w:history="1">
            <w:r w:rsidR="00670BF8" w:rsidRPr="00EB25E4">
              <w:rPr>
                <w:rStyle w:val="Hyperlink"/>
                <w:noProof/>
              </w:rPr>
              <w:t>Figure 17: Detail View of Flow Entering 90</w:t>
            </w:r>
            <w:r w:rsidR="00670BF8" w:rsidRPr="00EB25E4">
              <w:rPr>
                <w:rStyle w:val="Hyperlink"/>
                <w:rFonts w:ascii="Cambria Math" w:hAnsi="Cambria Math"/>
                <w:noProof/>
              </w:rPr>
              <w:t>°</w:t>
            </w:r>
            <w:r w:rsidR="00670BF8" w:rsidRPr="00EB25E4">
              <w:rPr>
                <w:rStyle w:val="Hyperlink"/>
                <w:noProof/>
              </w:rPr>
              <w:t xml:space="preserve"> Tee</w:t>
            </w:r>
            <w:r w:rsidR="00670BF8">
              <w:rPr>
                <w:noProof/>
                <w:webHidden/>
              </w:rPr>
              <w:tab/>
            </w:r>
            <w:r w:rsidR="00670BF8">
              <w:rPr>
                <w:noProof/>
                <w:webHidden/>
              </w:rPr>
              <w:fldChar w:fldCharType="begin"/>
            </w:r>
            <w:r w:rsidR="00670BF8">
              <w:rPr>
                <w:noProof/>
                <w:webHidden/>
              </w:rPr>
              <w:instrText xml:space="preserve"> PAGEREF _Toc153663503 \h </w:instrText>
            </w:r>
            <w:r w:rsidR="00670BF8">
              <w:rPr>
                <w:noProof/>
                <w:webHidden/>
              </w:rPr>
            </w:r>
            <w:r w:rsidR="00670BF8">
              <w:rPr>
                <w:noProof/>
                <w:webHidden/>
              </w:rPr>
              <w:fldChar w:fldCharType="separate"/>
            </w:r>
            <w:r w:rsidR="00670BF8">
              <w:rPr>
                <w:noProof/>
                <w:webHidden/>
              </w:rPr>
              <w:t>25</w:t>
            </w:r>
            <w:r w:rsidR="00670BF8">
              <w:rPr>
                <w:noProof/>
                <w:webHidden/>
              </w:rPr>
              <w:fldChar w:fldCharType="end"/>
            </w:r>
          </w:hyperlink>
        </w:p>
        <w:p w14:paraId="67FB6AF2" w14:textId="44BB00E1" w:rsidR="00670BF8" w:rsidRDefault="00000000">
          <w:pPr>
            <w:pStyle w:val="TOC2"/>
            <w:tabs>
              <w:tab w:val="right" w:leader="dot" w:pos="9350"/>
            </w:tabs>
            <w:rPr>
              <w:rFonts w:asciiTheme="minorHAnsi" w:eastAsiaTheme="minorEastAsia" w:hAnsiTheme="minorHAnsi" w:cstheme="minorBidi"/>
              <w:noProof/>
            </w:rPr>
          </w:pPr>
          <w:hyperlink w:anchor="_Toc153663504" w:history="1">
            <w:r w:rsidR="00670BF8" w:rsidRPr="00EB25E4">
              <w:rPr>
                <w:rStyle w:val="Hyperlink"/>
                <w:noProof/>
              </w:rPr>
              <w:t>Experimental Results</w:t>
            </w:r>
            <w:r w:rsidR="00670BF8">
              <w:rPr>
                <w:noProof/>
                <w:webHidden/>
              </w:rPr>
              <w:tab/>
            </w:r>
            <w:r w:rsidR="00670BF8">
              <w:rPr>
                <w:noProof/>
                <w:webHidden/>
              </w:rPr>
              <w:fldChar w:fldCharType="begin"/>
            </w:r>
            <w:r w:rsidR="00670BF8">
              <w:rPr>
                <w:noProof/>
                <w:webHidden/>
              </w:rPr>
              <w:instrText xml:space="preserve"> PAGEREF _Toc153663504 \h </w:instrText>
            </w:r>
            <w:r w:rsidR="00670BF8">
              <w:rPr>
                <w:noProof/>
                <w:webHidden/>
              </w:rPr>
            </w:r>
            <w:r w:rsidR="00670BF8">
              <w:rPr>
                <w:noProof/>
                <w:webHidden/>
              </w:rPr>
              <w:fldChar w:fldCharType="separate"/>
            </w:r>
            <w:r w:rsidR="00670BF8">
              <w:rPr>
                <w:noProof/>
                <w:webHidden/>
              </w:rPr>
              <w:t>25</w:t>
            </w:r>
            <w:r w:rsidR="00670BF8">
              <w:rPr>
                <w:noProof/>
                <w:webHidden/>
              </w:rPr>
              <w:fldChar w:fldCharType="end"/>
            </w:r>
          </w:hyperlink>
        </w:p>
        <w:p w14:paraId="3342B5B5" w14:textId="6FC214B5" w:rsidR="00670BF8" w:rsidRDefault="00000000">
          <w:pPr>
            <w:pStyle w:val="TOC2"/>
            <w:tabs>
              <w:tab w:val="right" w:leader="dot" w:pos="9350"/>
            </w:tabs>
            <w:rPr>
              <w:rFonts w:asciiTheme="minorHAnsi" w:eastAsiaTheme="minorEastAsia" w:hAnsiTheme="minorHAnsi" w:cstheme="minorBidi"/>
              <w:noProof/>
            </w:rPr>
          </w:pPr>
          <w:hyperlink w:anchor="_Toc153663505" w:history="1">
            <w:r w:rsidR="00670BF8" w:rsidRPr="00EB25E4">
              <w:rPr>
                <w:rStyle w:val="Hyperlink"/>
                <w:noProof/>
              </w:rPr>
              <w:t>Testing Procedure</w:t>
            </w:r>
            <w:r w:rsidR="00670BF8">
              <w:rPr>
                <w:noProof/>
                <w:webHidden/>
              </w:rPr>
              <w:tab/>
            </w:r>
            <w:r w:rsidR="00670BF8">
              <w:rPr>
                <w:noProof/>
                <w:webHidden/>
              </w:rPr>
              <w:fldChar w:fldCharType="begin"/>
            </w:r>
            <w:r w:rsidR="00670BF8">
              <w:rPr>
                <w:noProof/>
                <w:webHidden/>
              </w:rPr>
              <w:instrText xml:space="preserve"> PAGEREF _Toc153663505 \h </w:instrText>
            </w:r>
            <w:r w:rsidR="00670BF8">
              <w:rPr>
                <w:noProof/>
                <w:webHidden/>
              </w:rPr>
            </w:r>
            <w:r w:rsidR="00670BF8">
              <w:rPr>
                <w:noProof/>
                <w:webHidden/>
              </w:rPr>
              <w:fldChar w:fldCharType="separate"/>
            </w:r>
            <w:r w:rsidR="00670BF8">
              <w:rPr>
                <w:noProof/>
                <w:webHidden/>
              </w:rPr>
              <w:t>25</w:t>
            </w:r>
            <w:r w:rsidR="00670BF8">
              <w:rPr>
                <w:noProof/>
                <w:webHidden/>
              </w:rPr>
              <w:fldChar w:fldCharType="end"/>
            </w:r>
          </w:hyperlink>
        </w:p>
        <w:p w14:paraId="2141BAE5" w14:textId="72325713" w:rsidR="00670BF8" w:rsidRDefault="00000000">
          <w:pPr>
            <w:pStyle w:val="TOC3"/>
            <w:tabs>
              <w:tab w:val="right" w:leader="dot" w:pos="9350"/>
            </w:tabs>
            <w:rPr>
              <w:rFonts w:asciiTheme="minorHAnsi" w:eastAsiaTheme="minorEastAsia" w:hAnsiTheme="minorHAnsi" w:cstheme="minorBidi"/>
              <w:noProof/>
            </w:rPr>
          </w:pPr>
          <w:hyperlink w:anchor="_Toc153663506" w:history="1">
            <w:r w:rsidR="00670BF8" w:rsidRPr="00EB25E4">
              <w:rPr>
                <w:rStyle w:val="Hyperlink"/>
                <w:noProof/>
              </w:rPr>
              <w:t>Figure 18: Heat Exchanger Testing Apparatus</w:t>
            </w:r>
            <w:r w:rsidR="00670BF8">
              <w:rPr>
                <w:noProof/>
                <w:webHidden/>
              </w:rPr>
              <w:tab/>
            </w:r>
            <w:r w:rsidR="00670BF8">
              <w:rPr>
                <w:noProof/>
                <w:webHidden/>
              </w:rPr>
              <w:fldChar w:fldCharType="begin"/>
            </w:r>
            <w:r w:rsidR="00670BF8">
              <w:rPr>
                <w:noProof/>
                <w:webHidden/>
              </w:rPr>
              <w:instrText xml:space="preserve"> PAGEREF _Toc153663506 \h </w:instrText>
            </w:r>
            <w:r w:rsidR="00670BF8">
              <w:rPr>
                <w:noProof/>
                <w:webHidden/>
              </w:rPr>
            </w:r>
            <w:r w:rsidR="00670BF8">
              <w:rPr>
                <w:noProof/>
                <w:webHidden/>
              </w:rPr>
              <w:fldChar w:fldCharType="separate"/>
            </w:r>
            <w:r w:rsidR="00670BF8">
              <w:rPr>
                <w:noProof/>
                <w:webHidden/>
              </w:rPr>
              <w:t>26</w:t>
            </w:r>
            <w:r w:rsidR="00670BF8">
              <w:rPr>
                <w:noProof/>
                <w:webHidden/>
              </w:rPr>
              <w:fldChar w:fldCharType="end"/>
            </w:r>
          </w:hyperlink>
        </w:p>
        <w:p w14:paraId="71ABAA5F" w14:textId="54266DBE" w:rsidR="00670BF8" w:rsidRDefault="00000000">
          <w:pPr>
            <w:pStyle w:val="TOC3"/>
            <w:tabs>
              <w:tab w:val="right" w:leader="dot" w:pos="9350"/>
            </w:tabs>
            <w:rPr>
              <w:rFonts w:asciiTheme="minorHAnsi" w:eastAsiaTheme="minorEastAsia" w:hAnsiTheme="minorHAnsi" w:cstheme="minorBidi"/>
              <w:noProof/>
            </w:rPr>
          </w:pPr>
          <w:hyperlink w:anchor="_Toc153663507" w:history="1">
            <w:r w:rsidR="00670BF8" w:rsidRPr="00EB25E4">
              <w:rPr>
                <w:rStyle w:val="Hyperlink"/>
                <w:noProof/>
              </w:rPr>
              <w:t>Table 3: Cold Inlet Temperatures Measured by Outlet Thermocouple for Parallel and Counter Flow</w:t>
            </w:r>
            <w:r w:rsidR="00670BF8">
              <w:rPr>
                <w:noProof/>
                <w:webHidden/>
              </w:rPr>
              <w:tab/>
            </w:r>
            <w:r w:rsidR="00670BF8">
              <w:rPr>
                <w:noProof/>
                <w:webHidden/>
              </w:rPr>
              <w:fldChar w:fldCharType="begin"/>
            </w:r>
            <w:r w:rsidR="00670BF8">
              <w:rPr>
                <w:noProof/>
                <w:webHidden/>
              </w:rPr>
              <w:instrText xml:space="preserve"> PAGEREF _Toc153663507 \h </w:instrText>
            </w:r>
            <w:r w:rsidR="00670BF8">
              <w:rPr>
                <w:noProof/>
                <w:webHidden/>
              </w:rPr>
            </w:r>
            <w:r w:rsidR="00670BF8">
              <w:rPr>
                <w:noProof/>
                <w:webHidden/>
              </w:rPr>
              <w:fldChar w:fldCharType="separate"/>
            </w:r>
            <w:r w:rsidR="00670BF8">
              <w:rPr>
                <w:noProof/>
                <w:webHidden/>
              </w:rPr>
              <w:t>26</w:t>
            </w:r>
            <w:r w:rsidR="00670BF8">
              <w:rPr>
                <w:noProof/>
                <w:webHidden/>
              </w:rPr>
              <w:fldChar w:fldCharType="end"/>
            </w:r>
          </w:hyperlink>
        </w:p>
        <w:p w14:paraId="61B3EDC7" w14:textId="6936B56F" w:rsidR="00670BF8" w:rsidRDefault="00000000">
          <w:pPr>
            <w:pStyle w:val="TOC3"/>
            <w:tabs>
              <w:tab w:val="right" w:leader="dot" w:pos="9350"/>
            </w:tabs>
            <w:rPr>
              <w:rFonts w:asciiTheme="minorHAnsi" w:eastAsiaTheme="minorEastAsia" w:hAnsiTheme="minorHAnsi" w:cstheme="minorBidi"/>
              <w:noProof/>
            </w:rPr>
          </w:pPr>
          <w:hyperlink w:anchor="_Toc153663508" w:history="1">
            <w:r w:rsidR="00670BF8" w:rsidRPr="00EB25E4">
              <w:rPr>
                <w:rStyle w:val="Hyperlink"/>
                <w:noProof/>
              </w:rPr>
              <w:t>Table 4: Parallel Flow Experimental Results</w:t>
            </w:r>
            <w:r w:rsidR="00670BF8">
              <w:rPr>
                <w:noProof/>
                <w:webHidden/>
              </w:rPr>
              <w:tab/>
            </w:r>
            <w:r w:rsidR="00670BF8">
              <w:rPr>
                <w:noProof/>
                <w:webHidden/>
              </w:rPr>
              <w:fldChar w:fldCharType="begin"/>
            </w:r>
            <w:r w:rsidR="00670BF8">
              <w:rPr>
                <w:noProof/>
                <w:webHidden/>
              </w:rPr>
              <w:instrText xml:space="preserve"> PAGEREF _Toc153663508 \h </w:instrText>
            </w:r>
            <w:r w:rsidR="00670BF8">
              <w:rPr>
                <w:noProof/>
                <w:webHidden/>
              </w:rPr>
            </w:r>
            <w:r w:rsidR="00670BF8">
              <w:rPr>
                <w:noProof/>
                <w:webHidden/>
              </w:rPr>
              <w:fldChar w:fldCharType="separate"/>
            </w:r>
            <w:r w:rsidR="00670BF8">
              <w:rPr>
                <w:noProof/>
                <w:webHidden/>
              </w:rPr>
              <w:t>27</w:t>
            </w:r>
            <w:r w:rsidR="00670BF8">
              <w:rPr>
                <w:noProof/>
                <w:webHidden/>
              </w:rPr>
              <w:fldChar w:fldCharType="end"/>
            </w:r>
          </w:hyperlink>
        </w:p>
        <w:p w14:paraId="4EB5E174" w14:textId="7302F30D" w:rsidR="00670BF8" w:rsidRDefault="00000000">
          <w:pPr>
            <w:pStyle w:val="TOC3"/>
            <w:tabs>
              <w:tab w:val="right" w:leader="dot" w:pos="9350"/>
            </w:tabs>
            <w:rPr>
              <w:rFonts w:asciiTheme="minorHAnsi" w:eastAsiaTheme="minorEastAsia" w:hAnsiTheme="minorHAnsi" w:cstheme="minorBidi"/>
              <w:noProof/>
            </w:rPr>
          </w:pPr>
          <w:hyperlink w:anchor="_Toc153663509" w:history="1">
            <w:r w:rsidR="00670BF8" w:rsidRPr="00EB25E4">
              <w:rPr>
                <w:rStyle w:val="Hyperlink"/>
                <w:noProof/>
              </w:rPr>
              <w:t>Table 5: Counter Flow Experimental Results</w:t>
            </w:r>
            <w:r w:rsidR="00670BF8">
              <w:rPr>
                <w:noProof/>
                <w:webHidden/>
              </w:rPr>
              <w:tab/>
            </w:r>
            <w:r w:rsidR="00670BF8">
              <w:rPr>
                <w:noProof/>
                <w:webHidden/>
              </w:rPr>
              <w:fldChar w:fldCharType="begin"/>
            </w:r>
            <w:r w:rsidR="00670BF8">
              <w:rPr>
                <w:noProof/>
                <w:webHidden/>
              </w:rPr>
              <w:instrText xml:space="preserve"> PAGEREF _Toc153663509 \h </w:instrText>
            </w:r>
            <w:r w:rsidR="00670BF8">
              <w:rPr>
                <w:noProof/>
                <w:webHidden/>
              </w:rPr>
            </w:r>
            <w:r w:rsidR="00670BF8">
              <w:rPr>
                <w:noProof/>
                <w:webHidden/>
              </w:rPr>
              <w:fldChar w:fldCharType="separate"/>
            </w:r>
            <w:r w:rsidR="00670BF8">
              <w:rPr>
                <w:noProof/>
                <w:webHidden/>
              </w:rPr>
              <w:t>28</w:t>
            </w:r>
            <w:r w:rsidR="00670BF8">
              <w:rPr>
                <w:noProof/>
                <w:webHidden/>
              </w:rPr>
              <w:fldChar w:fldCharType="end"/>
            </w:r>
          </w:hyperlink>
        </w:p>
        <w:p w14:paraId="32970A24" w14:textId="77364A47" w:rsidR="00670BF8" w:rsidRDefault="00000000">
          <w:pPr>
            <w:pStyle w:val="TOC3"/>
            <w:tabs>
              <w:tab w:val="right" w:leader="dot" w:pos="9350"/>
            </w:tabs>
            <w:rPr>
              <w:rFonts w:asciiTheme="minorHAnsi" w:eastAsiaTheme="minorEastAsia" w:hAnsiTheme="minorHAnsi" w:cstheme="minorBidi"/>
              <w:noProof/>
            </w:rPr>
          </w:pPr>
          <w:hyperlink w:anchor="_Toc153663510" w:history="1">
            <w:r w:rsidR="00670BF8" w:rsidRPr="00EB25E4">
              <w:rPr>
                <w:rStyle w:val="Hyperlink"/>
                <w:noProof/>
              </w:rPr>
              <w:t>Table 6: Summary of Parallel Flow Results</w:t>
            </w:r>
            <w:r w:rsidR="00670BF8">
              <w:rPr>
                <w:noProof/>
                <w:webHidden/>
              </w:rPr>
              <w:tab/>
            </w:r>
            <w:r w:rsidR="00670BF8">
              <w:rPr>
                <w:noProof/>
                <w:webHidden/>
              </w:rPr>
              <w:fldChar w:fldCharType="begin"/>
            </w:r>
            <w:r w:rsidR="00670BF8">
              <w:rPr>
                <w:noProof/>
                <w:webHidden/>
              </w:rPr>
              <w:instrText xml:space="preserve"> PAGEREF _Toc153663510 \h </w:instrText>
            </w:r>
            <w:r w:rsidR="00670BF8">
              <w:rPr>
                <w:noProof/>
                <w:webHidden/>
              </w:rPr>
            </w:r>
            <w:r w:rsidR="00670BF8">
              <w:rPr>
                <w:noProof/>
                <w:webHidden/>
              </w:rPr>
              <w:fldChar w:fldCharType="separate"/>
            </w:r>
            <w:r w:rsidR="00670BF8">
              <w:rPr>
                <w:noProof/>
                <w:webHidden/>
              </w:rPr>
              <w:t>28</w:t>
            </w:r>
            <w:r w:rsidR="00670BF8">
              <w:rPr>
                <w:noProof/>
                <w:webHidden/>
              </w:rPr>
              <w:fldChar w:fldCharType="end"/>
            </w:r>
          </w:hyperlink>
        </w:p>
        <w:p w14:paraId="676CC93D" w14:textId="7834D268" w:rsidR="00670BF8" w:rsidRDefault="00000000">
          <w:pPr>
            <w:pStyle w:val="TOC3"/>
            <w:tabs>
              <w:tab w:val="right" w:leader="dot" w:pos="9350"/>
            </w:tabs>
            <w:rPr>
              <w:rFonts w:asciiTheme="minorHAnsi" w:eastAsiaTheme="minorEastAsia" w:hAnsiTheme="minorHAnsi" w:cstheme="minorBidi"/>
              <w:noProof/>
            </w:rPr>
          </w:pPr>
          <w:hyperlink w:anchor="_Toc153663511" w:history="1">
            <w:r w:rsidR="00670BF8" w:rsidRPr="00EB25E4">
              <w:rPr>
                <w:rStyle w:val="Hyperlink"/>
                <w:noProof/>
              </w:rPr>
              <w:t>Table 7: Summary of Parallel Flow Results</w:t>
            </w:r>
            <w:r w:rsidR="00670BF8">
              <w:rPr>
                <w:noProof/>
                <w:webHidden/>
              </w:rPr>
              <w:tab/>
            </w:r>
            <w:r w:rsidR="00670BF8">
              <w:rPr>
                <w:noProof/>
                <w:webHidden/>
              </w:rPr>
              <w:fldChar w:fldCharType="begin"/>
            </w:r>
            <w:r w:rsidR="00670BF8">
              <w:rPr>
                <w:noProof/>
                <w:webHidden/>
              </w:rPr>
              <w:instrText xml:space="preserve"> PAGEREF _Toc153663511 \h </w:instrText>
            </w:r>
            <w:r w:rsidR="00670BF8">
              <w:rPr>
                <w:noProof/>
                <w:webHidden/>
              </w:rPr>
            </w:r>
            <w:r w:rsidR="00670BF8">
              <w:rPr>
                <w:noProof/>
                <w:webHidden/>
              </w:rPr>
              <w:fldChar w:fldCharType="separate"/>
            </w:r>
            <w:r w:rsidR="00670BF8">
              <w:rPr>
                <w:noProof/>
                <w:webHidden/>
              </w:rPr>
              <w:t>29</w:t>
            </w:r>
            <w:r w:rsidR="00670BF8">
              <w:rPr>
                <w:noProof/>
                <w:webHidden/>
              </w:rPr>
              <w:fldChar w:fldCharType="end"/>
            </w:r>
          </w:hyperlink>
        </w:p>
        <w:p w14:paraId="537111E9" w14:textId="0AF67326" w:rsidR="00670BF8" w:rsidRDefault="00000000">
          <w:pPr>
            <w:pStyle w:val="TOC3"/>
            <w:tabs>
              <w:tab w:val="right" w:leader="dot" w:pos="9350"/>
            </w:tabs>
            <w:rPr>
              <w:rFonts w:asciiTheme="minorHAnsi" w:eastAsiaTheme="minorEastAsia" w:hAnsiTheme="minorHAnsi" w:cstheme="minorBidi"/>
              <w:noProof/>
            </w:rPr>
          </w:pPr>
          <w:hyperlink w:anchor="_Toc153663512" w:history="1">
            <w:r w:rsidR="00670BF8" w:rsidRPr="00EB25E4">
              <w:rPr>
                <w:rStyle w:val="Hyperlink"/>
                <w:noProof/>
              </w:rPr>
              <w:t>Figure 19: Comparison of Theory, Simulation, and Experimental Results for Parallel Flow</w:t>
            </w:r>
            <w:r w:rsidR="00670BF8">
              <w:rPr>
                <w:noProof/>
                <w:webHidden/>
              </w:rPr>
              <w:tab/>
            </w:r>
            <w:r w:rsidR="00670BF8">
              <w:rPr>
                <w:noProof/>
                <w:webHidden/>
              </w:rPr>
              <w:fldChar w:fldCharType="begin"/>
            </w:r>
            <w:r w:rsidR="00670BF8">
              <w:rPr>
                <w:noProof/>
                <w:webHidden/>
              </w:rPr>
              <w:instrText xml:space="preserve"> PAGEREF _Toc153663512 \h </w:instrText>
            </w:r>
            <w:r w:rsidR="00670BF8">
              <w:rPr>
                <w:noProof/>
                <w:webHidden/>
              </w:rPr>
            </w:r>
            <w:r w:rsidR="00670BF8">
              <w:rPr>
                <w:noProof/>
                <w:webHidden/>
              </w:rPr>
              <w:fldChar w:fldCharType="separate"/>
            </w:r>
            <w:r w:rsidR="00670BF8">
              <w:rPr>
                <w:noProof/>
                <w:webHidden/>
              </w:rPr>
              <w:t>29</w:t>
            </w:r>
            <w:r w:rsidR="00670BF8">
              <w:rPr>
                <w:noProof/>
                <w:webHidden/>
              </w:rPr>
              <w:fldChar w:fldCharType="end"/>
            </w:r>
          </w:hyperlink>
        </w:p>
        <w:p w14:paraId="33C8EEF0" w14:textId="0A7CD8C3" w:rsidR="00670BF8" w:rsidRDefault="00000000">
          <w:pPr>
            <w:pStyle w:val="TOC3"/>
            <w:tabs>
              <w:tab w:val="right" w:leader="dot" w:pos="9350"/>
            </w:tabs>
            <w:rPr>
              <w:rFonts w:asciiTheme="minorHAnsi" w:eastAsiaTheme="minorEastAsia" w:hAnsiTheme="minorHAnsi" w:cstheme="minorBidi"/>
              <w:noProof/>
            </w:rPr>
          </w:pPr>
          <w:hyperlink w:anchor="_Toc153663513" w:history="1">
            <w:r w:rsidR="00670BF8" w:rsidRPr="00EB25E4">
              <w:rPr>
                <w:rStyle w:val="Hyperlink"/>
                <w:noProof/>
              </w:rPr>
              <w:t>Figure 20: Comparison of Theory, Simulation, and Experimental Results for Counter Flow</w:t>
            </w:r>
            <w:r w:rsidR="00670BF8">
              <w:rPr>
                <w:noProof/>
                <w:webHidden/>
              </w:rPr>
              <w:tab/>
            </w:r>
            <w:r w:rsidR="00670BF8">
              <w:rPr>
                <w:noProof/>
                <w:webHidden/>
              </w:rPr>
              <w:fldChar w:fldCharType="begin"/>
            </w:r>
            <w:r w:rsidR="00670BF8">
              <w:rPr>
                <w:noProof/>
                <w:webHidden/>
              </w:rPr>
              <w:instrText xml:space="preserve"> PAGEREF _Toc153663513 \h </w:instrText>
            </w:r>
            <w:r w:rsidR="00670BF8">
              <w:rPr>
                <w:noProof/>
                <w:webHidden/>
              </w:rPr>
            </w:r>
            <w:r w:rsidR="00670BF8">
              <w:rPr>
                <w:noProof/>
                <w:webHidden/>
              </w:rPr>
              <w:fldChar w:fldCharType="separate"/>
            </w:r>
            <w:r w:rsidR="00670BF8">
              <w:rPr>
                <w:noProof/>
                <w:webHidden/>
              </w:rPr>
              <w:t>30</w:t>
            </w:r>
            <w:r w:rsidR="00670BF8">
              <w:rPr>
                <w:noProof/>
                <w:webHidden/>
              </w:rPr>
              <w:fldChar w:fldCharType="end"/>
            </w:r>
          </w:hyperlink>
        </w:p>
        <w:p w14:paraId="3E83381E" w14:textId="35DE4D39" w:rsidR="00670BF8" w:rsidRDefault="00000000">
          <w:pPr>
            <w:pStyle w:val="TOC1"/>
            <w:tabs>
              <w:tab w:val="right" w:leader="dot" w:pos="9350"/>
            </w:tabs>
            <w:rPr>
              <w:rFonts w:asciiTheme="minorHAnsi" w:eastAsiaTheme="minorEastAsia" w:hAnsiTheme="minorHAnsi" w:cstheme="minorBidi"/>
              <w:noProof/>
            </w:rPr>
          </w:pPr>
          <w:hyperlink w:anchor="_Toc153663514" w:history="1">
            <w:r w:rsidR="00670BF8" w:rsidRPr="00EB25E4">
              <w:rPr>
                <w:rStyle w:val="Hyperlink"/>
                <w:noProof/>
              </w:rPr>
              <w:t>Conclusion</w:t>
            </w:r>
            <w:r w:rsidR="00670BF8">
              <w:rPr>
                <w:noProof/>
                <w:webHidden/>
              </w:rPr>
              <w:tab/>
            </w:r>
            <w:r w:rsidR="00670BF8">
              <w:rPr>
                <w:noProof/>
                <w:webHidden/>
              </w:rPr>
              <w:fldChar w:fldCharType="begin"/>
            </w:r>
            <w:r w:rsidR="00670BF8">
              <w:rPr>
                <w:noProof/>
                <w:webHidden/>
              </w:rPr>
              <w:instrText xml:space="preserve"> PAGEREF _Toc153663514 \h </w:instrText>
            </w:r>
            <w:r w:rsidR="00670BF8">
              <w:rPr>
                <w:noProof/>
                <w:webHidden/>
              </w:rPr>
            </w:r>
            <w:r w:rsidR="00670BF8">
              <w:rPr>
                <w:noProof/>
                <w:webHidden/>
              </w:rPr>
              <w:fldChar w:fldCharType="separate"/>
            </w:r>
            <w:r w:rsidR="00670BF8">
              <w:rPr>
                <w:noProof/>
                <w:webHidden/>
              </w:rPr>
              <w:t>30</w:t>
            </w:r>
            <w:r w:rsidR="00670BF8">
              <w:rPr>
                <w:noProof/>
                <w:webHidden/>
              </w:rPr>
              <w:fldChar w:fldCharType="end"/>
            </w:r>
          </w:hyperlink>
        </w:p>
        <w:p w14:paraId="4B0CA2F3" w14:textId="3A16DCF1" w:rsidR="00670BF8" w:rsidRDefault="00000000">
          <w:pPr>
            <w:pStyle w:val="TOC1"/>
            <w:tabs>
              <w:tab w:val="right" w:leader="dot" w:pos="9350"/>
            </w:tabs>
            <w:rPr>
              <w:rFonts w:asciiTheme="minorHAnsi" w:eastAsiaTheme="minorEastAsia" w:hAnsiTheme="minorHAnsi" w:cstheme="minorBidi"/>
              <w:noProof/>
            </w:rPr>
          </w:pPr>
          <w:hyperlink w:anchor="_Toc153663515" w:history="1">
            <w:r w:rsidR="00670BF8" w:rsidRPr="00EB25E4">
              <w:rPr>
                <w:rStyle w:val="Hyperlink"/>
                <w:noProof/>
              </w:rPr>
              <w:t>References</w:t>
            </w:r>
            <w:r w:rsidR="00670BF8">
              <w:rPr>
                <w:noProof/>
                <w:webHidden/>
              </w:rPr>
              <w:tab/>
            </w:r>
            <w:r w:rsidR="00670BF8">
              <w:rPr>
                <w:noProof/>
                <w:webHidden/>
              </w:rPr>
              <w:fldChar w:fldCharType="begin"/>
            </w:r>
            <w:r w:rsidR="00670BF8">
              <w:rPr>
                <w:noProof/>
                <w:webHidden/>
              </w:rPr>
              <w:instrText xml:space="preserve"> PAGEREF _Toc153663515 \h </w:instrText>
            </w:r>
            <w:r w:rsidR="00670BF8">
              <w:rPr>
                <w:noProof/>
                <w:webHidden/>
              </w:rPr>
            </w:r>
            <w:r w:rsidR="00670BF8">
              <w:rPr>
                <w:noProof/>
                <w:webHidden/>
              </w:rPr>
              <w:fldChar w:fldCharType="separate"/>
            </w:r>
            <w:r w:rsidR="00670BF8">
              <w:rPr>
                <w:noProof/>
                <w:webHidden/>
              </w:rPr>
              <w:t>31</w:t>
            </w:r>
            <w:r w:rsidR="00670BF8">
              <w:rPr>
                <w:noProof/>
                <w:webHidden/>
              </w:rPr>
              <w:fldChar w:fldCharType="end"/>
            </w:r>
          </w:hyperlink>
        </w:p>
        <w:p w14:paraId="3ED42C21" w14:textId="30565ED1" w:rsidR="00670BF8" w:rsidRDefault="00000000">
          <w:pPr>
            <w:pStyle w:val="TOC1"/>
            <w:tabs>
              <w:tab w:val="right" w:leader="dot" w:pos="9350"/>
            </w:tabs>
            <w:rPr>
              <w:rFonts w:asciiTheme="minorHAnsi" w:eastAsiaTheme="minorEastAsia" w:hAnsiTheme="minorHAnsi" w:cstheme="minorBidi"/>
              <w:noProof/>
            </w:rPr>
          </w:pPr>
          <w:hyperlink w:anchor="_Toc153663516" w:history="1">
            <w:r w:rsidR="00670BF8" w:rsidRPr="00EB25E4">
              <w:rPr>
                <w:rStyle w:val="Hyperlink"/>
                <w:noProof/>
              </w:rPr>
              <w:t>Appendix</w:t>
            </w:r>
            <w:r w:rsidR="00670BF8">
              <w:rPr>
                <w:noProof/>
                <w:webHidden/>
              </w:rPr>
              <w:tab/>
            </w:r>
            <w:r w:rsidR="00670BF8">
              <w:rPr>
                <w:noProof/>
                <w:webHidden/>
              </w:rPr>
              <w:fldChar w:fldCharType="begin"/>
            </w:r>
            <w:r w:rsidR="00670BF8">
              <w:rPr>
                <w:noProof/>
                <w:webHidden/>
              </w:rPr>
              <w:instrText xml:space="preserve"> PAGEREF _Toc153663516 \h </w:instrText>
            </w:r>
            <w:r w:rsidR="00670BF8">
              <w:rPr>
                <w:noProof/>
                <w:webHidden/>
              </w:rPr>
            </w:r>
            <w:r w:rsidR="00670BF8">
              <w:rPr>
                <w:noProof/>
                <w:webHidden/>
              </w:rPr>
              <w:fldChar w:fldCharType="separate"/>
            </w:r>
            <w:r w:rsidR="00670BF8">
              <w:rPr>
                <w:noProof/>
                <w:webHidden/>
              </w:rPr>
              <w:t>31</w:t>
            </w:r>
            <w:r w:rsidR="00670BF8">
              <w:rPr>
                <w:noProof/>
                <w:webHidden/>
              </w:rPr>
              <w:fldChar w:fldCharType="end"/>
            </w:r>
          </w:hyperlink>
        </w:p>
        <w:p w14:paraId="12F43D99" w14:textId="6CADBE62" w:rsidR="00E44A02" w:rsidRDefault="00E44A02" w:rsidP="00BA1185">
          <w:r>
            <w:rPr>
              <w:noProof/>
            </w:rPr>
            <w:fldChar w:fldCharType="end"/>
          </w:r>
        </w:p>
      </w:sdtContent>
    </w:sdt>
    <w:p w14:paraId="45001859" w14:textId="3015B0FF" w:rsidR="00803BC6" w:rsidRPr="00E44A02" w:rsidRDefault="00E44A02" w:rsidP="00BA1185">
      <w:pPr>
        <w:pStyle w:val="Heading1"/>
      </w:pPr>
      <w:r>
        <w:br w:type="page"/>
      </w:r>
      <w:bookmarkStart w:id="1" w:name="_Toc153642778"/>
      <w:bookmarkStart w:id="2" w:name="_Toc153663473"/>
      <w:r w:rsidR="009725A5" w:rsidRPr="000D1B22">
        <w:lastRenderedPageBreak/>
        <w:t>Abstract</w:t>
      </w:r>
      <w:bookmarkEnd w:id="1"/>
      <w:bookmarkEnd w:id="2"/>
    </w:p>
    <w:p w14:paraId="74C0BA3A" w14:textId="67341A62" w:rsidR="009725A5" w:rsidRPr="000D1B22" w:rsidRDefault="00475A5B" w:rsidP="00BA1185">
      <w:r w:rsidRPr="00475A5B">
        <w:t>This design report presents a comprehensive analysis of a double pipe heat exchanger, examining both parallel and counterflow configurations with water as the primary fluid and copper as the chosen material. The design parameters specified that the inlet temperatures for the cold and hot fluids would fall within the ranges of 18-20 degrees Celsius and 60-70 degrees Celsius, respectively. Additionally, the diameters of the pipes were set at 1 and 1.5 inches, with flow rates intentionally kept below 1 liter/s to ensure an optimal temperature outlet difference. The maximum allowable length for the heat exchanger was constrained to 1 meter. The report delves into key aspects of the design, with a primary focus on analyzing the regime of flow rates, determining the overall heat transfer coefficient, and correlating heat transfer rates to predict outlet temperatures for both cold and hot fluids in parallel and counterflow configurations. Theoretical calculations serve as the foundation for this exploration, providing a baseline for comparison with SolidWorks simulations and experimental results. This triad of methodologies facilitates a robust comprehension of the designed heat exchanger, allowing for evaluation of its performance under various conditions. It was determined that maximizing the length of the heat exchanger, maximizing the flowrate of the cold water, and minimizing the flowrate of the hot water would deem optimal results. The iterative nature of the project, incorporating theoretical insights, simulation validations, and experimental adjustments, underscores the commitment to achieving accuracy and efficiency in the pursuit of an optimized heat exchanger design.</w:t>
      </w:r>
    </w:p>
    <w:p w14:paraId="294345C9" w14:textId="6A71D902" w:rsidR="009725A5" w:rsidRPr="00E44A02" w:rsidRDefault="009725A5" w:rsidP="00BA1185">
      <w:pPr>
        <w:pStyle w:val="Heading1"/>
      </w:pPr>
      <w:bookmarkStart w:id="3" w:name="_Toc153642779"/>
      <w:bookmarkStart w:id="4" w:name="_Toc153663474"/>
      <w:r w:rsidRPr="00E44A02">
        <w:t>Introduction</w:t>
      </w:r>
      <w:bookmarkEnd w:id="3"/>
      <w:bookmarkEnd w:id="4"/>
    </w:p>
    <w:p w14:paraId="2A11D1CC" w14:textId="789FEC6A" w:rsidR="000A11A1" w:rsidRPr="000A11A1" w:rsidRDefault="000A11A1" w:rsidP="00B856E5">
      <w:bookmarkStart w:id="5" w:name="_Toc153642780"/>
      <w:r w:rsidRPr="000A11A1">
        <w:t>The primary goal of this project is to design a double pipe heat exchanger featuring both parallel and counter flow configurations. The investigation focuses on understanding how changes in mass flow rates and heat exchanger length influence the overall heat transfer coefficient. Striving for practicality, the aim is to achieve an efficient heat exchanger design within specified limitations, ensuring optimal cooling for the hot water.</w:t>
      </w:r>
      <w:r>
        <w:t xml:space="preserve"> H</w:t>
      </w:r>
      <w:r w:rsidRPr="000A11A1">
        <w:t xml:space="preserve">eat exchangers serve as devices facilitating the exchange of thermal energy between two fluids with different temperatures. These fluids, whether liquids or gases, are separated by solid boundaries. The versatility of heat exchangers finds application in various sectors, including space heating, chemical processing, and power production. In essence, this project </w:t>
      </w:r>
      <w:r>
        <w:t xml:space="preserve">investigates how to effectively design a concentric heat exchanger by applying </w:t>
      </w:r>
      <w:r w:rsidR="001A52B5">
        <w:t>mathematical modeling of the system and software simulations and how to analyze the efficiency of a system based off experimental results</w:t>
      </w:r>
      <w:r w:rsidRPr="000A11A1">
        <w:t>.</w:t>
      </w:r>
    </w:p>
    <w:p w14:paraId="6EDA2528" w14:textId="55F792E2" w:rsidR="009725A5" w:rsidRPr="000D1B22" w:rsidRDefault="009725A5" w:rsidP="00BA1185">
      <w:pPr>
        <w:pStyle w:val="Heading1"/>
      </w:pPr>
      <w:bookmarkStart w:id="6" w:name="_Toc153663475"/>
      <w:r w:rsidRPr="000D1B22">
        <w:t>Problem Statement</w:t>
      </w:r>
      <w:r w:rsidR="00784D6C" w:rsidRPr="000D1B22">
        <w:t xml:space="preserve"> and Limitations</w:t>
      </w:r>
      <w:bookmarkEnd w:id="5"/>
      <w:bookmarkEnd w:id="6"/>
    </w:p>
    <w:p w14:paraId="595CFB1B" w14:textId="7916FAC9" w:rsidR="005A0D1D" w:rsidRDefault="005A0D1D" w:rsidP="005A0D1D">
      <w:r>
        <w:t>The engineering project involves the design and evaluation of a double pipe heat exchanger capable of operating in both parallel flow and counterflow configurations. The project focuses on using water as the working fluid and copper as the material for construction. Inlet temperatures are specified, ranging from 18 to 20 ºC for cold water and 60 to 70 ºC for hot water. The inner tube diameters are set at 1 and 1.5 inches, with hot water flowing through the inner tube. Flow rates, constrained to be less than 1 liter/s, are chosen to ensure a reasonable temperature difference for both fluids, and the maximum allowable length of the heat exchanger is 1 meter.</w:t>
      </w:r>
    </w:p>
    <w:p w14:paraId="07043111" w14:textId="1CC9228A" w:rsidR="005A0D1D" w:rsidRDefault="005A0D1D" w:rsidP="005A0D1D">
      <w:r>
        <w:lastRenderedPageBreak/>
        <w:t xml:space="preserve">The project objectives include evaluating the properties of both cold and hot water, determining the flow regimes, utilizing appropriate correlations to find heat transfer coefficients, calculating the overall heat transfer coefficient (U), evaluating effectiveness, determining outlet temperatures, assessing pressure drop, and calculating </w:t>
      </w:r>
      <w:r w:rsidR="0027662D">
        <w:t>head loss throughout the system</w:t>
      </w:r>
      <w:r>
        <w:t>.</w:t>
      </w:r>
    </w:p>
    <w:p w14:paraId="729FD7F6" w14:textId="64D6E3D8" w:rsidR="005A0D1D" w:rsidRDefault="005A0D1D" w:rsidP="005A0D1D">
      <w:r>
        <w:t>The investigation involves studying the impact of mass flow rates and the length of the heat exchanger on heat transfer and outlet temperatures under known inlet conditions. Additionally, the project entails performing SolidWorks simulations to complement and validate the results obtained through calculations. The combination of theoretical calculations, empirical correlations, and simulation results will provide a comprehensive understanding of the heat exchanger's performance and guide the design process for optimal efficiency.</w:t>
      </w:r>
    </w:p>
    <w:p w14:paraId="4ACAA77F" w14:textId="77777777" w:rsidR="005A0D1D" w:rsidRDefault="005A0D1D" w:rsidP="003D6EDA"/>
    <w:p w14:paraId="2563A8AA" w14:textId="332CBDFC" w:rsidR="003D6EDA" w:rsidRDefault="003D6EDA" w:rsidP="004D26E4">
      <w:pPr>
        <w:jc w:val="center"/>
      </w:pPr>
      <w:r w:rsidRPr="00055C94">
        <w:rPr>
          <w:noProof/>
        </w:rPr>
        <w:drawing>
          <wp:inline distT="0" distB="0" distL="0" distR="0" wp14:anchorId="14F51A3A" wp14:editId="729DF17F">
            <wp:extent cx="1725930" cy="2448756"/>
            <wp:effectExtent l="0" t="0" r="7620" b="8890"/>
            <wp:docPr id="103262469" name="Picture 103262469" descr="A diagram of a pipe with a clock and a temperatur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2469" name="Picture 1" descr="A diagram of a pipe with a clock and a temperatur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0596" cy="2469563"/>
                    </a:xfrm>
                    <a:prstGeom prst="rect">
                      <a:avLst/>
                    </a:prstGeom>
                  </pic:spPr>
                </pic:pic>
              </a:graphicData>
            </a:graphic>
          </wp:inline>
        </w:drawing>
      </w:r>
    </w:p>
    <w:p w14:paraId="67FBBC42" w14:textId="7A61B601" w:rsidR="00324217" w:rsidRPr="000D1B22" w:rsidRDefault="003D6EDA" w:rsidP="00BA1185">
      <w:pPr>
        <w:pStyle w:val="Caption"/>
        <w:rPr>
          <w:rFonts w:cs="Times New Roman"/>
          <w:sz w:val="24"/>
        </w:rPr>
      </w:pPr>
      <w:bookmarkStart w:id="7" w:name="_Ref153651859"/>
      <w:bookmarkStart w:id="8" w:name="_Ref153651852"/>
      <w:bookmarkStart w:id="9" w:name="_Toc153663476"/>
      <w:r>
        <w:t xml:space="preserve">Figure </w:t>
      </w:r>
      <w:fldSimple w:instr=" SEQ Figure \* ARABIC ">
        <w:r w:rsidR="0031780F">
          <w:rPr>
            <w:noProof/>
          </w:rPr>
          <w:t>1</w:t>
        </w:r>
      </w:fldSimple>
      <w:bookmarkEnd w:id="7"/>
      <w:r>
        <w:t xml:space="preserve">: </w:t>
      </w:r>
      <w:r w:rsidRPr="006E5651">
        <w:t xml:space="preserve">Section </w:t>
      </w:r>
      <w:r w:rsidR="00123CE0">
        <w:t>v</w:t>
      </w:r>
      <w:r w:rsidRPr="006E5651">
        <w:t xml:space="preserve">iew of </w:t>
      </w:r>
      <w:r w:rsidR="00123CE0">
        <w:t xml:space="preserve">the concentric heat exchanger </w:t>
      </w:r>
      <w:r w:rsidR="00B61053">
        <w:t>design</w:t>
      </w:r>
      <w:r w:rsidRPr="006E5651">
        <w:t xml:space="preserve"> </w:t>
      </w:r>
      <w:r w:rsidR="00123CE0" w:rsidRPr="006E5651">
        <w:t>hot inner pipe</w:t>
      </w:r>
      <w:r w:rsidRPr="006E5651">
        <w:t xml:space="preserve"> and </w:t>
      </w:r>
      <w:r w:rsidR="00123CE0" w:rsidRPr="006E5651">
        <w:t>cold outer pipe</w:t>
      </w:r>
      <w:bookmarkEnd w:id="8"/>
      <w:bookmarkEnd w:id="9"/>
    </w:p>
    <w:p w14:paraId="666F7EF1" w14:textId="18E152F9" w:rsidR="007B18A4" w:rsidRPr="00784D6C" w:rsidRDefault="007B18A4" w:rsidP="00BA1185"/>
    <w:p w14:paraId="5D83D09E" w14:textId="131C05BB" w:rsidR="009725A5" w:rsidRPr="000D1B22" w:rsidRDefault="00825B2E" w:rsidP="00BA1185">
      <w:pPr>
        <w:pStyle w:val="Heading1"/>
      </w:pPr>
      <w:bookmarkStart w:id="10" w:name="_Toc153642782"/>
      <w:bookmarkStart w:id="11" w:name="_Toc153663477"/>
      <w:r>
        <w:t>Engineering Design</w:t>
      </w:r>
      <w:bookmarkEnd w:id="10"/>
      <w:bookmarkEnd w:id="11"/>
    </w:p>
    <w:p w14:paraId="6184D2BA" w14:textId="49CBC324" w:rsidR="00784D6C" w:rsidRPr="006541F6" w:rsidRDefault="00324217" w:rsidP="00BA1185">
      <w:pPr>
        <w:pStyle w:val="Heading2"/>
      </w:pPr>
      <w:bookmarkStart w:id="12" w:name="_Toc153642783"/>
      <w:bookmarkStart w:id="13" w:name="_Toc153663478"/>
      <w:r w:rsidRPr="006541F6">
        <w:t xml:space="preserve">Detailed </w:t>
      </w:r>
      <w:r w:rsidR="00B122EE">
        <w:t>A</w:t>
      </w:r>
      <w:r w:rsidRPr="000D1B22">
        <w:t>nalysis</w:t>
      </w:r>
      <w:bookmarkEnd w:id="12"/>
      <w:bookmarkEnd w:id="13"/>
    </w:p>
    <w:p w14:paraId="4C8AB1D6" w14:textId="46AF6F7D" w:rsidR="004605A1" w:rsidRPr="006541F6" w:rsidRDefault="006541F6" w:rsidP="00BA1185">
      <w:r>
        <w:tab/>
      </w:r>
      <w:r w:rsidR="009706CD" w:rsidRPr="009706CD">
        <w:t xml:space="preserve">To initiate the heat exchanger design process, we conducted calculations aimed at predicting the final water temperatures, considering parameters such as heat exchanger length, and flow rates of both cold and hot water. Additionally, to gain deeper insights into the impact of controllable factors on system efficiency, we computed parameters such as head loss, pressure differentials, thermal entrance lengths, and flow entrance lengths for both the hot and cold compartments. To streamline this process and facilitate rapid calculations, we developed a </w:t>
      </w:r>
      <w:r w:rsidR="002A2FD9" w:rsidRPr="000D1B22">
        <w:t>MATLAB</w:t>
      </w:r>
      <w:r w:rsidR="009706CD" w:rsidRPr="009706CD">
        <w:t xml:space="preserve"> code. Subsequently, we utilized this code to assess temperature differentials across the system under varying lengths and flow rates. The results were then compared to identify the optimal heat exchanger configuration.</w:t>
      </w:r>
    </w:p>
    <w:p w14:paraId="23488111" w14:textId="0475F8D9" w:rsidR="00324217" w:rsidRPr="006541F6" w:rsidRDefault="00324217" w:rsidP="00BA1185">
      <w:pPr>
        <w:pStyle w:val="Heading2"/>
      </w:pPr>
      <w:bookmarkStart w:id="14" w:name="_Toc153642784"/>
      <w:bookmarkStart w:id="15" w:name="_Toc153663479"/>
      <w:r w:rsidRPr="000D1B22">
        <w:lastRenderedPageBreak/>
        <w:t xml:space="preserve">Hand </w:t>
      </w:r>
      <w:r w:rsidR="00B122EE">
        <w:t>C</w:t>
      </w:r>
      <w:r w:rsidRPr="000D1B22">
        <w:t>alculations</w:t>
      </w:r>
      <w:bookmarkEnd w:id="14"/>
      <w:bookmarkEnd w:id="15"/>
    </w:p>
    <w:p w14:paraId="73B851E3" w14:textId="012A66BB" w:rsidR="008863C0" w:rsidRDefault="00EC6D3A" w:rsidP="00BA1185">
      <w:r>
        <w:t xml:space="preserve">To analyze the </w:t>
      </w:r>
      <w:r w:rsidR="009F1491">
        <w:t xml:space="preserve">heat exchange between a hot and cold fluid in a </w:t>
      </w:r>
      <w:r w:rsidR="00C92048">
        <w:t>concentric tube design</w:t>
      </w:r>
      <w:r w:rsidR="00CE23BB">
        <w:t xml:space="preserve">, the Reynolds </w:t>
      </w:r>
      <w:r w:rsidR="00B2563E">
        <w:t xml:space="preserve">Number </w:t>
      </w:r>
      <w:r w:rsidR="003D6EEB">
        <w:t>must</w:t>
      </w:r>
      <w:r w:rsidR="00B2563E">
        <w:t xml:space="preserve"> be determined </w:t>
      </w:r>
      <w:r w:rsidR="00DF0255">
        <w:t>before</w:t>
      </w:r>
      <w:r w:rsidR="00B2563E">
        <w:t xml:space="preserve"> continu</w:t>
      </w:r>
      <w:r w:rsidR="00DF0255">
        <w:t xml:space="preserve">ing </w:t>
      </w:r>
      <w:r w:rsidR="00B2563E">
        <w:t xml:space="preserve">with the calculations. </w:t>
      </w:r>
      <w:r w:rsidR="003D6EEB" w:rsidRPr="003D6EEB">
        <w:t>The Reynolds number (</w:t>
      </w:r>
      <w:proofErr w:type="spellStart"/>
      <w:r w:rsidR="003D6EEB" w:rsidRPr="003D6EEB">
        <w:t>Re</w:t>
      </w:r>
      <w:r w:rsidR="008863C0">
        <w:rPr>
          <w:vertAlign w:val="subscript"/>
        </w:rPr>
        <w:t>D</w:t>
      </w:r>
      <w:proofErr w:type="spellEnd"/>
      <w:r w:rsidR="003D6EEB" w:rsidRPr="003D6EEB">
        <w:t>) is a dimensionless quantity used to characterize the flow regime in the heat exchanger tubes. It is calculated using the formula</w:t>
      </w:r>
      <w:r w:rsidR="008863C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370"/>
        <w:gridCol w:w="530"/>
      </w:tblGrid>
      <w:tr w:rsidR="00DA107B" w14:paraId="63CAD595" w14:textId="77777777" w:rsidTr="009F50C3">
        <w:tc>
          <w:tcPr>
            <w:tcW w:w="450" w:type="dxa"/>
          </w:tcPr>
          <w:p w14:paraId="1388A0B2" w14:textId="77777777" w:rsidR="00DA107B" w:rsidRDefault="00DA107B" w:rsidP="00BA1185"/>
        </w:tc>
        <w:tc>
          <w:tcPr>
            <w:tcW w:w="8370" w:type="dxa"/>
          </w:tcPr>
          <w:p w14:paraId="7B899471" w14:textId="29B2164F" w:rsidR="00DA107B" w:rsidRPr="00E3493C" w:rsidRDefault="00176125" w:rsidP="00BA1185">
            <w:pPr>
              <w:rPr>
                <w:iCs/>
              </w:rPr>
            </w:pPr>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ρvD</m:t>
                    </m:r>
                  </m:num>
                  <m:den>
                    <m:r>
                      <m:rPr>
                        <m:sty m:val="p"/>
                      </m:rPr>
                      <w:rPr>
                        <w:rFonts w:ascii="Cambria Math" w:hAnsi="Cambria Math"/>
                      </w:rPr>
                      <m:t>μ</m:t>
                    </m:r>
                  </m:den>
                </m:f>
              </m:oMath>
            </m:oMathPara>
          </w:p>
        </w:tc>
        <w:tc>
          <w:tcPr>
            <w:tcW w:w="530" w:type="dxa"/>
          </w:tcPr>
          <w:p w14:paraId="6810B3B3" w14:textId="6B2009E9" w:rsidR="00DA107B" w:rsidRDefault="00D93604" w:rsidP="00BA1185">
            <w:r>
              <w:t>(</w:t>
            </w:r>
            <w:fldSimple w:instr=" SEQ Equation \* MERGEFORMAT ">
              <w:r w:rsidR="00DE73A8">
                <w:rPr>
                  <w:noProof/>
                </w:rPr>
                <w:t>1</w:t>
              </w:r>
            </w:fldSimple>
            <w:r>
              <w:t>)</w:t>
            </w:r>
          </w:p>
        </w:tc>
      </w:tr>
    </w:tbl>
    <w:p w14:paraId="26836FDD" w14:textId="77777777" w:rsidR="00E70371" w:rsidRDefault="008863C0" w:rsidP="00BA1185">
      <w:r>
        <w:t>W</w:t>
      </w:r>
      <w:r w:rsidR="003D6EEB" w:rsidRPr="003D6EEB">
        <w:t>here ρ is the fluid density, v is the velocity of the fluid, D is the hydraulic diameter, and μ is the dynamic viscosity. The hydraulic diameter (D</w:t>
      </w:r>
      <w:r w:rsidR="006C3B4A">
        <w:rPr>
          <w:vertAlign w:val="subscript"/>
        </w:rPr>
        <w:t>h</w:t>
      </w:r>
      <w:r w:rsidR="003D6EEB" w:rsidRPr="003D6EEB">
        <w:t>) is determined by the cross-sectional area (A</w:t>
      </w:r>
      <w:r w:rsidR="006C3B4A">
        <w:rPr>
          <w:vertAlign w:val="subscript"/>
        </w:rPr>
        <w:t>c</w:t>
      </w:r>
      <w:r w:rsidR="003D6EEB" w:rsidRPr="003D6EEB">
        <w:t xml:space="preserve">) of the tube and its perimeter (P).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370"/>
        <w:gridCol w:w="530"/>
      </w:tblGrid>
      <w:tr w:rsidR="00C24FB2" w14:paraId="4C6A80B9" w14:textId="77777777" w:rsidTr="009F50C3">
        <w:tc>
          <w:tcPr>
            <w:tcW w:w="450" w:type="dxa"/>
          </w:tcPr>
          <w:p w14:paraId="5B9595F7" w14:textId="77777777" w:rsidR="00C24FB2" w:rsidRDefault="00C24FB2" w:rsidP="00BA1185"/>
        </w:tc>
        <w:tc>
          <w:tcPr>
            <w:tcW w:w="8370" w:type="dxa"/>
          </w:tcPr>
          <w:p w14:paraId="340344E7" w14:textId="67CA8D45" w:rsidR="00A83B44" w:rsidRPr="00930111" w:rsidRDefault="00000000" w:rsidP="00BA1185">
            <w:pPr>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i/>
                        <w:iCs/>
                      </w:rPr>
                    </m:ctrlPr>
                  </m:fPr>
                  <m:num>
                    <m:r>
                      <w:rPr>
                        <w:rFonts w:ascii="Cambria Math" w:hAnsi="Cambria Math"/>
                      </w:rPr>
                      <m:t>π</m:t>
                    </m:r>
                  </m:num>
                  <m:den>
                    <m:r>
                      <w:rPr>
                        <w:rFonts w:ascii="Cambria Math" w:hAnsi="Cambria Math"/>
                      </w:rPr>
                      <m:t>4</m:t>
                    </m:r>
                  </m:den>
                </m:f>
                <m:sSubSup>
                  <m:sSubSupPr>
                    <m:ctrlPr>
                      <w:rPr>
                        <w:rFonts w:ascii="Cambria Math" w:hAnsi="Cambria Math"/>
                        <w:i/>
                        <w:iCs/>
                      </w:rPr>
                    </m:ctrlPr>
                  </m:sSubSupPr>
                  <m:e>
                    <m:r>
                      <w:rPr>
                        <w:rFonts w:ascii="Cambria Math" w:hAnsi="Cambria Math"/>
                      </w:rPr>
                      <m:t>D</m:t>
                    </m:r>
                  </m:e>
                  <m:sub>
                    <m:r>
                      <w:rPr>
                        <w:rFonts w:ascii="Cambria Math" w:hAnsi="Cambria Math"/>
                      </w:rPr>
                      <m:t>h</m:t>
                    </m:r>
                  </m:sub>
                  <m:sup>
                    <m:r>
                      <w:rPr>
                        <w:rFonts w:ascii="Cambria Math" w:hAnsi="Cambria Math"/>
                      </w:rPr>
                      <m:t>2</m:t>
                    </m:r>
                  </m:sup>
                </m:sSubSup>
              </m:oMath>
            </m:oMathPara>
          </w:p>
          <w:p w14:paraId="14A71A85" w14:textId="591723F0" w:rsidR="00C24FB2" w:rsidRPr="00E3493C" w:rsidRDefault="00C24FB2" w:rsidP="00BA1185"/>
        </w:tc>
        <w:tc>
          <w:tcPr>
            <w:tcW w:w="530" w:type="dxa"/>
          </w:tcPr>
          <w:p w14:paraId="69B12878" w14:textId="66EF5355" w:rsidR="00C24FB2" w:rsidRDefault="00C24FB2" w:rsidP="00BA1185">
            <w:r>
              <w:t>(</w:t>
            </w:r>
            <w:fldSimple w:instr=" SEQ Equation \* MERGEFORMAT ">
              <w:r>
                <w:rPr>
                  <w:noProof/>
                </w:rPr>
                <w:t>2</w:t>
              </w:r>
            </w:fldSimple>
            <w:r>
              <w:t>)</w:t>
            </w:r>
          </w:p>
        </w:tc>
      </w:tr>
      <w:tr w:rsidR="00930111" w14:paraId="07E9952F" w14:textId="77777777" w:rsidTr="009F50C3">
        <w:tc>
          <w:tcPr>
            <w:tcW w:w="450" w:type="dxa"/>
          </w:tcPr>
          <w:p w14:paraId="2917A790" w14:textId="77777777" w:rsidR="00930111" w:rsidRDefault="00930111" w:rsidP="00BA1185"/>
        </w:tc>
        <w:tc>
          <w:tcPr>
            <w:tcW w:w="8370" w:type="dxa"/>
          </w:tcPr>
          <w:p w14:paraId="031A1238" w14:textId="6E950015" w:rsidR="000B61C7" w:rsidRPr="000B61C7" w:rsidRDefault="00000000" w:rsidP="00BA1185">
            <w:pPr>
              <w:rPr>
                <w:iCs/>
              </w:rPr>
            </w:pPr>
            <m:oMathPara>
              <m:oMath>
                <m:sSub>
                  <m:sSubPr>
                    <m:ctrlPr>
                      <w:rPr>
                        <w:rFonts w:ascii="Cambria Math" w:hAnsi="Cambria Math"/>
                        <w:i/>
                        <w:iCs/>
                      </w:rPr>
                    </m:ctrlPr>
                  </m:sSubPr>
                  <m:e>
                    <m:r>
                      <w:rPr>
                        <w:rFonts w:ascii="Cambria Math" w:hAnsi="Cambria Math"/>
                      </w:rPr>
                      <m:t>D</m:t>
                    </m:r>
                  </m:e>
                  <m:sub>
                    <m:r>
                      <w:rPr>
                        <w:rFonts w:ascii="Cambria Math" w:hAnsi="Cambria Math"/>
                      </w:rPr>
                      <m:t>h</m:t>
                    </m:r>
                  </m:sub>
                </m:sSub>
                <m:r>
                  <w:rPr>
                    <w:rFonts w:ascii="Cambria Math" w:hAnsi="Cambria Math"/>
                  </w:rPr>
                  <m:t>=</m:t>
                </m:r>
                <m:f>
                  <m:fPr>
                    <m:ctrlPr>
                      <w:rPr>
                        <w:rFonts w:ascii="Cambria Math" w:hAnsi="Cambria Math"/>
                        <w:i/>
                        <w:iCs/>
                      </w:rPr>
                    </m:ctrlPr>
                  </m:fPr>
                  <m:num>
                    <m:r>
                      <w:rPr>
                        <w:rFonts w:ascii="Cambria Math" w:hAnsi="Cambria Math"/>
                      </w:rPr>
                      <m:t>4*</m:t>
                    </m:r>
                    <m:sSub>
                      <m:sSubPr>
                        <m:ctrlPr>
                          <w:rPr>
                            <w:rFonts w:ascii="Cambria Math" w:hAnsi="Cambria Math"/>
                            <w:i/>
                            <w:iCs/>
                          </w:rPr>
                        </m:ctrlPr>
                      </m:sSubPr>
                      <m:e>
                        <m:r>
                          <w:rPr>
                            <w:rFonts w:ascii="Cambria Math" w:hAnsi="Cambria Math"/>
                          </w:rPr>
                          <m:t>A</m:t>
                        </m:r>
                      </m:e>
                      <m:sub>
                        <m:r>
                          <w:rPr>
                            <w:rFonts w:ascii="Cambria Math" w:hAnsi="Cambria Math"/>
                          </w:rPr>
                          <m:t>c</m:t>
                        </m:r>
                      </m:sub>
                    </m:sSub>
                  </m:num>
                  <m:den>
                    <m:r>
                      <w:rPr>
                        <w:rFonts w:ascii="Cambria Math" w:hAnsi="Cambria Math"/>
                      </w:rPr>
                      <m:t>P</m:t>
                    </m:r>
                  </m:den>
                </m:f>
              </m:oMath>
            </m:oMathPara>
          </w:p>
          <w:p w14:paraId="0B841542" w14:textId="1FB7F093" w:rsidR="00930111" w:rsidRPr="00E3493C" w:rsidRDefault="00930111" w:rsidP="00BA1185"/>
        </w:tc>
        <w:tc>
          <w:tcPr>
            <w:tcW w:w="530" w:type="dxa"/>
          </w:tcPr>
          <w:p w14:paraId="65304590" w14:textId="436515E8" w:rsidR="00930111" w:rsidRDefault="00930111" w:rsidP="00BA1185">
            <w:r>
              <w:t>(</w:t>
            </w:r>
            <w:fldSimple w:instr=" SEQ Equation \* MERGEFORMAT ">
              <w:r>
                <w:rPr>
                  <w:noProof/>
                </w:rPr>
                <w:t>3</w:t>
              </w:r>
            </w:fldSimple>
            <w:r>
              <w:t>)</w:t>
            </w:r>
          </w:p>
        </w:tc>
      </w:tr>
    </w:tbl>
    <w:p w14:paraId="325E5880" w14:textId="54C4EDB0" w:rsidR="004605A1" w:rsidRDefault="001E3469" w:rsidP="00BA1185">
      <w:r>
        <w:t>The diameters were determined from the McMaster</w:t>
      </w:r>
      <w:r w:rsidR="00B73D27">
        <w:t xml:space="preserve">-Carr website from which the pipes were </w:t>
      </w:r>
      <w:r w:rsidR="001E5C1B">
        <w:t xml:space="preserve">ordered. Additionally, the diameters of the pipes were verified by measuring them using </w:t>
      </w:r>
      <w:r w:rsidR="00B05392">
        <w:t>vernier</w:t>
      </w:r>
      <w:r w:rsidR="001E5C1B">
        <w:t xml:space="preserve"> caliper</w:t>
      </w:r>
      <w:r w:rsidR="00B05392">
        <w:t>s</w:t>
      </w:r>
      <w:r w:rsidR="001E5C1B">
        <w:t xml:space="preserve">. </w:t>
      </w:r>
      <w:r w:rsidR="003D6EEB" w:rsidRPr="003D6EEB">
        <w:t>The velocity (v) is defined as the mass flow rate (ṁ) divided by the product of fluid density (ρ) and the cross-sectional area (A</w:t>
      </w:r>
      <w:r w:rsidR="007C2895">
        <w:rPr>
          <w:vertAlign w:val="subscript"/>
        </w:rPr>
        <w:t>c</w:t>
      </w:r>
      <w:r w:rsidR="003D6EEB" w:rsidRPr="003D6EE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370"/>
        <w:gridCol w:w="530"/>
      </w:tblGrid>
      <w:tr w:rsidR="00AC6AC1" w14:paraId="117EB4E8" w14:textId="77777777" w:rsidTr="009F50C3">
        <w:tc>
          <w:tcPr>
            <w:tcW w:w="450" w:type="dxa"/>
          </w:tcPr>
          <w:p w14:paraId="2D8AB6E5" w14:textId="77777777" w:rsidR="00AC6AC1" w:rsidRDefault="00AC6AC1" w:rsidP="00BA1185"/>
        </w:tc>
        <w:tc>
          <w:tcPr>
            <w:tcW w:w="8370" w:type="dxa"/>
          </w:tcPr>
          <w:p w14:paraId="3D974309" w14:textId="66347243" w:rsidR="00AC6AC1" w:rsidRPr="00076C5D" w:rsidRDefault="00076C5D" w:rsidP="00BA1185">
            <m:oMathPara>
              <m:oMath>
                <m:r>
                  <m:rPr>
                    <m:sty m:val="p"/>
                  </m:rPr>
                  <w:rPr>
                    <w:rFonts w:ascii="Cambria Math" w:hAnsi="Cambria Math"/>
                  </w:rPr>
                  <m:t xml:space="preserve">v= </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m</m:t>
                        </m:r>
                      </m:e>
                    </m:acc>
                  </m:num>
                  <m:den>
                    <m:r>
                      <m:rPr>
                        <m:sty m:val="p"/>
                      </m:rPr>
                      <w:rPr>
                        <w:rFonts w:ascii="Cambria Math" w:hAnsi="Cambria Math"/>
                      </w:rPr>
                      <m:t>ρ</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c</m:t>
                        </m:r>
                      </m:sub>
                    </m:sSub>
                  </m:den>
                </m:f>
              </m:oMath>
            </m:oMathPara>
          </w:p>
        </w:tc>
        <w:tc>
          <w:tcPr>
            <w:tcW w:w="530" w:type="dxa"/>
          </w:tcPr>
          <w:p w14:paraId="6EF393EC" w14:textId="345672B9" w:rsidR="00AC6AC1" w:rsidRDefault="00AC6AC1" w:rsidP="00BA1185">
            <w:r>
              <w:t>(</w:t>
            </w:r>
            <w:fldSimple w:instr=" SEQ Equation \* MERGEFORMAT ">
              <w:r>
                <w:rPr>
                  <w:noProof/>
                </w:rPr>
                <w:t>4</w:t>
              </w:r>
            </w:fldSimple>
            <w:r>
              <w:t>)</w:t>
            </w:r>
          </w:p>
        </w:tc>
      </w:tr>
    </w:tbl>
    <w:p w14:paraId="2E66F4D4" w14:textId="710729EE" w:rsidR="0086735F" w:rsidRDefault="00EC4A37" w:rsidP="00BA1185">
      <w:r>
        <w:t>The Reynolds number</w:t>
      </w:r>
      <w:r w:rsidRPr="003D6EEB">
        <w:t xml:space="preserve"> is essential for understanding the flow patterns inside the heat exchanger tubes.</w:t>
      </w:r>
      <w:r w:rsidR="002E24D7" w:rsidRPr="000D1B22">
        <w:t xml:space="preserve"> </w:t>
      </w:r>
      <w:r w:rsidR="002E24D7">
        <w:t>Using this parameter, the</w:t>
      </w:r>
      <w:r w:rsidR="002E24D7" w:rsidRPr="002E24D7">
        <w:t xml:space="preserve"> Nusselt number (</w:t>
      </w:r>
      <w:proofErr w:type="spellStart"/>
      <w:r w:rsidR="002E24D7" w:rsidRPr="002E24D7">
        <w:t>Nu</w:t>
      </w:r>
      <w:r w:rsidR="0049288A">
        <w:rPr>
          <w:vertAlign w:val="subscript"/>
        </w:rPr>
        <w:t>D</w:t>
      </w:r>
      <w:proofErr w:type="spellEnd"/>
      <w:r w:rsidR="002E24D7" w:rsidRPr="002E24D7">
        <w:t xml:space="preserve">) and friction factor (f) </w:t>
      </w:r>
      <w:r w:rsidR="002E24D7">
        <w:t xml:space="preserve">can be calculated </w:t>
      </w:r>
      <w:r w:rsidR="00D42BA3">
        <w:t>which are</w:t>
      </w:r>
      <w:r w:rsidR="002E24D7" w:rsidRPr="002E24D7">
        <w:t xml:space="preserve"> crucial for determining convective heat transfer and frictional losses within the heat exchanger. </w:t>
      </w:r>
      <w:proofErr w:type="spellStart"/>
      <w:r w:rsidR="002E24D7" w:rsidRPr="002E24D7">
        <w:t>Nu</w:t>
      </w:r>
      <w:r w:rsidR="00D42BA3">
        <w:rPr>
          <w:vertAlign w:val="subscript"/>
        </w:rPr>
        <w:t>D</w:t>
      </w:r>
      <w:proofErr w:type="spellEnd"/>
      <w:r w:rsidR="002E24D7" w:rsidRPr="002E24D7">
        <w:t xml:space="preserve"> is calculated using the </w:t>
      </w:r>
      <w:proofErr w:type="spellStart"/>
      <w:r w:rsidR="008156C6">
        <w:t>Gnielinski</w:t>
      </w:r>
      <w:proofErr w:type="spellEnd"/>
      <w:r w:rsidR="002E24D7" w:rsidRPr="002E24D7">
        <w:t xml:space="preserve"> </w:t>
      </w:r>
      <w:r w:rsidR="00144DE1">
        <w:t>correlation</w:t>
      </w:r>
      <w:r w:rsidR="002E24D7" w:rsidRPr="002E24D7">
        <w:t>, incorporating the Reynolds number (</w:t>
      </w:r>
      <w:proofErr w:type="spellStart"/>
      <w:r w:rsidR="002E24D7" w:rsidRPr="002E24D7">
        <w:t>Re</w:t>
      </w:r>
      <w:r w:rsidR="0049288A">
        <w:rPr>
          <w:vertAlign w:val="subscript"/>
        </w:rPr>
        <w:t>D</w:t>
      </w:r>
      <w:proofErr w:type="spellEnd"/>
      <w:r w:rsidR="002E24D7" w:rsidRPr="002E24D7">
        <w:t>) and Prandtl number (</w:t>
      </w:r>
      <w:proofErr w:type="spellStart"/>
      <w:r w:rsidR="002E24D7" w:rsidRPr="002E24D7">
        <w:t>Pr</w:t>
      </w:r>
      <w:proofErr w:type="spellEnd"/>
      <w:r w:rsidR="002E24D7" w:rsidRPr="002E24D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370"/>
        <w:gridCol w:w="530"/>
      </w:tblGrid>
      <w:tr w:rsidR="004E6B57" w14:paraId="04A0C92E" w14:textId="77777777" w:rsidTr="009F50C3">
        <w:tc>
          <w:tcPr>
            <w:tcW w:w="450" w:type="dxa"/>
          </w:tcPr>
          <w:p w14:paraId="25C06F0C" w14:textId="77777777" w:rsidR="004E6B57" w:rsidRDefault="004E6B57" w:rsidP="00BA1185"/>
        </w:tc>
        <w:tc>
          <w:tcPr>
            <w:tcW w:w="8370" w:type="dxa"/>
          </w:tcPr>
          <w:p w14:paraId="6270ECAF" w14:textId="393C9635" w:rsidR="004E6B57" w:rsidRPr="00E3493C" w:rsidRDefault="00F10ECD" w:rsidP="00BA1185">
            <w:pPr>
              <w:rPr>
                <w:iCs/>
              </w:rPr>
            </w:pPr>
            <m:oMathPara>
              <m:oMath>
                <m:r>
                  <w:rPr>
                    <w:rFonts w:ascii="Cambria Math" w:hAnsi="Cambria Math"/>
                  </w:rPr>
                  <m:t>N</m:t>
                </m:r>
                <m:sSub>
                  <m:sSubPr>
                    <m:ctrlPr>
                      <w:rPr>
                        <w:rFonts w:ascii="Cambria Math" w:hAnsi="Cambria Math"/>
                      </w:rPr>
                    </m:ctrlPr>
                  </m:sSubPr>
                  <m:e>
                    <m:r>
                      <w:rPr>
                        <w:rFonts w:ascii="Cambria Math" w:hAnsi="Cambria Math"/>
                      </w:rPr>
                      <m:t>u</m:t>
                    </m:r>
                  </m:e>
                  <m:sub>
                    <m:r>
                      <w:rPr>
                        <w:rFonts w:ascii="Cambria Math" w:hAnsi="Cambria Math"/>
                      </w:rPr>
                      <m:t>D</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f>
                              <m:fPr>
                                <m:ctrlPr>
                                  <w:rPr>
                                    <w:rFonts w:ascii="Cambria Math" w:hAnsi="Cambria Math"/>
                                    <w:i/>
                                  </w:rPr>
                                </m:ctrlPr>
                              </m:fPr>
                              <m:num>
                                <m:r>
                                  <w:rPr>
                                    <w:rFonts w:ascii="Cambria Math" w:hAnsi="Cambria Math"/>
                                  </w:rPr>
                                  <m:t>f</m:t>
                                </m:r>
                              </m:num>
                              <m:den>
                                <m:r>
                                  <w:rPr>
                                    <w:rFonts w:ascii="Cambria Math" w:hAnsi="Cambria Math"/>
                                  </w:rPr>
                                  <m:t>8</m:t>
                                </m:r>
                              </m:den>
                            </m:f>
                          </m:e>
                        </m:d>
                        <m:d>
                          <m:dPr>
                            <m:ctrlPr>
                              <w:rPr>
                                <w:rFonts w:ascii="Cambria Math" w:hAnsi="Cambria Math"/>
                              </w:rPr>
                            </m:ctrlPr>
                          </m:dPr>
                          <m:e>
                            <m:sSub>
                              <m:sSubPr>
                                <m:ctrlPr>
                                  <w:rPr>
                                    <w:rFonts w:ascii="Cambria Math" w:hAnsi="Cambria Math"/>
                                    <w:i/>
                                  </w:rPr>
                                </m:ctrlPr>
                              </m:sSubPr>
                              <m:e>
                                <m:r>
                                  <w:rPr>
                                    <w:rFonts w:ascii="Cambria Math" w:hAnsi="Cambria Math"/>
                                  </w:rPr>
                                  <m:t>Re</m:t>
                                </m:r>
                              </m:e>
                              <m:sub>
                                <m:r>
                                  <w:rPr>
                                    <w:rFonts w:ascii="Cambria Math" w:hAnsi="Cambria Math"/>
                                  </w:rPr>
                                  <m:t>D</m:t>
                                </m:r>
                              </m:sub>
                            </m:sSub>
                            <m:r>
                              <w:rPr>
                                <w:rFonts w:ascii="Cambria Math" w:hAnsi="Cambria Math"/>
                              </w:rPr>
                              <m:t>-1000</m:t>
                            </m:r>
                          </m:e>
                        </m:d>
                        <m:r>
                          <w:rPr>
                            <w:rFonts w:ascii="Cambria Math" w:hAnsi="Cambria Math"/>
                          </w:rPr>
                          <m:t>Pr</m:t>
                        </m:r>
                      </m:e>
                    </m:d>
                  </m:num>
                  <m:den>
                    <m:r>
                      <w:rPr>
                        <w:rFonts w:ascii="Cambria Math" w:hAnsi="Cambria Math"/>
                      </w:rPr>
                      <m:t>1+12.7</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f</m:t>
                                </m:r>
                              </m:num>
                              <m:den>
                                <m:r>
                                  <w:rPr>
                                    <w:rFonts w:ascii="Cambria Math" w:hAnsi="Cambria Math"/>
                                  </w:rPr>
                                  <m:t>8</m:t>
                                </m:r>
                              </m:den>
                            </m:f>
                          </m:e>
                        </m:d>
                      </m:e>
                      <m:sup>
                        <m:f>
                          <m:fPr>
                            <m:ctrlPr>
                              <w:rPr>
                                <w:rFonts w:ascii="Cambria Math" w:hAnsi="Cambria Math"/>
                              </w:rPr>
                            </m:ctrlPr>
                          </m:fPr>
                          <m:num>
                            <m:r>
                              <w:rPr>
                                <w:rFonts w:ascii="Cambria Math" w:hAnsi="Cambria Math"/>
                              </w:rPr>
                              <m:t>1</m:t>
                            </m:r>
                          </m:num>
                          <m:den>
                            <m:r>
                              <w:rPr>
                                <w:rFonts w:ascii="Cambria Math" w:hAnsi="Cambria Math"/>
                              </w:rPr>
                              <m:t>2</m:t>
                            </m:r>
                          </m:den>
                        </m:f>
                      </m:sup>
                    </m:sSup>
                    <m:d>
                      <m:dPr>
                        <m:ctrlPr>
                          <w:rPr>
                            <w:rFonts w:ascii="Cambria Math" w:hAnsi="Cambria Math"/>
                          </w:rPr>
                        </m:ctrlPr>
                      </m:dPr>
                      <m:e>
                        <m:sSup>
                          <m:sSupPr>
                            <m:ctrlPr>
                              <w:rPr>
                                <w:rFonts w:ascii="Cambria Math" w:hAnsi="Cambria Math"/>
                              </w:rPr>
                            </m:ctrlPr>
                          </m:sSupPr>
                          <m:e>
                            <m:r>
                              <w:rPr>
                                <w:rFonts w:ascii="Cambria Math" w:hAnsi="Cambria Math"/>
                              </w:rPr>
                              <m:t>Pr</m:t>
                            </m:r>
                          </m:e>
                          <m:sup>
                            <m:f>
                              <m:fPr>
                                <m:ctrlPr>
                                  <w:rPr>
                                    <w:rFonts w:ascii="Cambria Math" w:hAnsi="Cambria Math"/>
                                    <w:i/>
                                  </w:rPr>
                                </m:ctrlPr>
                              </m:fPr>
                              <m:num>
                                <m:r>
                                  <w:rPr>
                                    <w:rFonts w:ascii="Cambria Math" w:hAnsi="Cambria Math"/>
                                  </w:rPr>
                                  <m:t>2</m:t>
                                </m:r>
                              </m:num>
                              <m:den>
                                <m:r>
                                  <w:rPr>
                                    <w:rFonts w:ascii="Cambria Math" w:hAnsi="Cambria Math"/>
                                  </w:rPr>
                                  <m:t>3</m:t>
                                </m:r>
                              </m:den>
                            </m:f>
                          </m:sup>
                        </m:sSup>
                        <m:r>
                          <w:rPr>
                            <w:rFonts w:ascii="Cambria Math" w:hAnsi="Cambria Math"/>
                          </w:rPr>
                          <m:t>-1</m:t>
                        </m:r>
                      </m:e>
                    </m:d>
                  </m:den>
                </m:f>
              </m:oMath>
            </m:oMathPara>
          </w:p>
        </w:tc>
        <w:tc>
          <w:tcPr>
            <w:tcW w:w="530" w:type="dxa"/>
          </w:tcPr>
          <w:p w14:paraId="2134E0CC" w14:textId="668ACA54" w:rsidR="004E6B57" w:rsidRDefault="004E6B57" w:rsidP="00BA1185">
            <w:r>
              <w:t>(</w:t>
            </w:r>
            <w:fldSimple w:instr=" SEQ Equation \* MERGEFORMAT ">
              <w:r>
                <w:rPr>
                  <w:noProof/>
                </w:rPr>
                <w:t>5</w:t>
              </w:r>
            </w:fldSimple>
            <w:r>
              <w:t>)</w:t>
            </w:r>
          </w:p>
        </w:tc>
      </w:tr>
    </w:tbl>
    <w:p w14:paraId="100BC93B" w14:textId="77777777" w:rsidR="00DF0E90" w:rsidRDefault="002E24D7" w:rsidP="00BA1185">
      <w:r w:rsidRPr="002E24D7">
        <w:t xml:space="preserve">The friction factor (f) is calculated using the Darcy-Weisbach equation and is vital for assessing pressure drop and energy losses in the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370"/>
        <w:gridCol w:w="530"/>
      </w:tblGrid>
      <w:tr w:rsidR="00DF0E90" w14:paraId="22D9C63A" w14:textId="77777777" w:rsidTr="009F50C3">
        <w:tc>
          <w:tcPr>
            <w:tcW w:w="450" w:type="dxa"/>
          </w:tcPr>
          <w:p w14:paraId="24C4717C" w14:textId="77777777" w:rsidR="00DF0E90" w:rsidRDefault="00DF0E90" w:rsidP="00BA1185"/>
        </w:tc>
        <w:tc>
          <w:tcPr>
            <w:tcW w:w="8370" w:type="dxa"/>
          </w:tcPr>
          <w:p w14:paraId="1F4272E6" w14:textId="7484FE2C" w:rsidR="00DF0E90" w:rsidRPr="00E3493C" w:rsidRDefault="00DF0E90" w:rsidP="00BA1185">
            <w:pPr>
              <w:rPr>
                <w:iCs/>
              </w:rPr>
            </w:pPr>
            <m:oMathPara>
              <m:oMath>
                <m:r>
                  <w:rPr>
                    <w:rFonts w:ascii="Cambria Math" w:hAnsi="Cambria Math"/>
                  </w:rPr>
                  <m:t>f=-1.8</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ε</m:t>
                                    </m:r>
                                  </m:num>
                                  <m:den>
                                    <m:r>
                                      <w:rPr>
                                        <w:rFonts w:ascii="Cambria Math" w:hAnsi="Cambria Math"/>
                                      </w:rPr>
                                      <m:t>3.7D</m:t>
                                    </m:r>
                                  </m:den>
                                </m:f>
                              </m:e>
                            </m:d>
                          </m:e>
                          <m:sup>
                            <m:r>
                              <w:rPr>
                                <w:rFonts w:ascii="Cambria Math" w:hAnsi="Cambria Math"/>
                              </w:rPr>
                              <m:t>1.11</m:t>
                            </m:r>
                          </m:sup>
                        </m:sSup>
                        <m:r>
                          <w:rPr>
                            <w:rFonts w:ascii="Cambria Math" w:hAnsi="Cambria Math"/>
                          </w:rPr>
                          <m:t>+</m:t>
                        </m:r>
                        <m:f>
                          <m:fPr>
                            <m:ctrlPr>
                              <w:rPr>
                                <w:rFonts w:ascii="Cambria Math" w:hAnsi="Cambria Math"/>
                              </w:rPr>
                            </m:ctrlPr>
                          </m:fPr>
                          <m:num>
                            <m:r>
                              <w:rPr>
                                <w:rFonts w:ascii="Cambria Math" w:hAnsi="Cambria Math"/>
                              </w:rPr>
                              <m:t>6.9</m:t>
                            </m:r>
                          </m:num>
                          <m:den>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D</m:t>
                                </m:r>
                              </m:sub>
                            </m:sSub>
                          </m:den>
                        </m:f>
                      </m:e>
                    </m:d>
                  </m:e>
                </m:func>
              </m:oMath>
            </m:oMathPara>
          </w:p>
        </w:tc>
        <w:tc>
          <w:tcPr>
            <w:tcW w:w="530" w:type="dxa"/>
          </w:tcPr>
          <w:p w14:paraId="533E94A8" w14:textId="0F1BE738" w:rsidR="00DF0E90" w:rsidRDefault="00DF0E90" w:rsidP="00BA1185">
            <w:r>
              <w:t>(</w:t>
            </w:r>
            <w:fldSimple w:instr=" SEQ Equation \* MERGEFORMAT ">
              <w:r>
                <w:rPr>
                  <w:noProof/>
                </w:rPr>
                <w:t>6</w:t>
              </w:r>
            </w:fldSimple>
            <w:r>
              <w:t>)</w:t>
            </w:r>
          </w:p>
        </w:tc>
      </w:tr>
    </w:tbl>
    <w:p w14:paraId="3B10B0A3" w14:textId="40029EA1" w:rsidR="00AF0542" w:rsidRDefault="004F16A4" w:rsidP="00BA1185">
      <w:r>
        <w:t xml:space="preserve">Where the </w:t>
      </w:r>
      <w:r w:rsidR="00F56CC0">
        <w:t>ε</w:t>
      </w:r>
      <w:r>
        <w:t xml:space="preserve"> is the </w:t>
      </w:r>
      <w:r w:rsidR="00065DF5">
        <w:t xml:space="preserve">pipe </w:t>
      </w:r>
      <w:r w:rsidR="006C5F15">
        <w:t>roughness</w:t>
      </w:r>
      <w:r w:rsidR="00B0791C">
        <w:t xml:space="preserve"> </w:t>
      </w:r>
      <w:r w:rsidR="00A53EDC">
        <w:t>coefficient</w:t>
      </w:r>
      <w:r w:rsidR="00B0791C">
        <w:t xml:space="preserve"> which was determined to be </w:t>
      </w:r>
      <m:oMath>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 xml:space="preserve"> </m:t>
        </m:r>
      </m:oMath>
      <w:r w:rsidR="00065DF5">
        <w:rPr>
          <w:rFonts w:eastAsiaTheme="minorEastAsia"/>
          <w:iCs/>
        </w:rPr>
        <w:t xml:space="preserve">m </w:t>
      </w:r>
      <w:r w:rsidR="00065DF5">
        <w:t>for copper</w:t>
      </w:r>
      <w:r w:rsidR="0010408C">
        <w:rPr>
          <w:rFonts w:eastAsiaTheme="minorEastAsia"/>
        </w:rPr>
        <w:t>.</w:t>
      </w:r>
      <w:r w:rsidR="00607ED5" w:rsidRPr="002E24D7">
        <w:t xml:space="preserve"> </w:t>
      </w:r>
      <w:r w:rsidR="002E24D7" w:rsidRPr="002E24D7">
        <w:t xml:space="preserve">The equations for </w:t>
      </w:r>
      <w:proofErr w:type="spellStart"/>
      <w:r w:rsidR="002E24D7" w:rsidRPr="002E24D7">
        <w:t>Nu</w:t>
      </w:r>
      <w:r w:rsidR="00C051D5">
        <w:rPr>
          <w:vertAlign w:val="subscript"/>
        </w:rPr>
        <w:t>D</w:t>
      </w:r>
      <w:proofErr w:type="spellEnd"/>
      <w:r w:rsidR="002E24D7" w:rsidRPr="002E24D7">
        <w:t xml:space="preserve"> and f provide insights into heat transfer and fluid flow characteristics.</w:t>
      </w:r>
      <w:r w:rsidR="00AF0542">
        <w:t xml:space="preserve"> </w:t>
      </w:r>
      <w:r w:rsidR="0047559D">
        <w:t xml:space="preserve">From the previously calculated </w:t>
      </w:r>
      <w:r w:rsidR="0047559D" w:rsidRPr="000A30E7">
        <w:t>Nusselt number (</w:t>
      </w:r>
      <w:proofErr w:type="spellStart"/>
      <w:r w:rsidR="0047559D" w:rsidRPr="000A30E7">
        <w:t>Nu</w:t>
      </w:r>
      <w:r w:rsidR="0047559D">
        <w:rPr>
          <w:vertAlign w:val="subscript"/>
        </w:rPr>
        <w:t>D</w:t>
      </w:r>
      <w:proofErr w:type="spellEnd"/>
      <w:r w:rsidR="0047559D" w:rsidRPr="000A30E7">
        <w:t>), thermal conductivity (k), and hydraulic diameter (D)</w:t>
      </w:r>
      <w:r w:rsidR="0047559D">
        <w:t xml:space="preserve">, the </w:t>
      </w:r>
      <w:r w:rsidR="000A30E7" w:rsidRPr="000A30E7">
        <w:t xml:space="preserve">convective heat transfer coefficient (h) </w:t>
      </w:r>
      <w:r w:rsidR="0047559D">
        <w:t xml:space="preserve">can be determined.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370"/>
        <w:gridCol w:w="530"/>
      </w:tblGrid>
      <w:tr w:rsidR="004840C1" w14:paraId="1680F3FD" w14:textId="77777777" w:rsidTr="009F50C3">
        <w:tc>
          <w:tcPr>
            <w:tcW w:w="450" w:type="dxa"/>
          </w:tcPr>
          <w:p w14:paraId="769E267D" w14:textId="77777777" w:rsidR="004840C1" w:rsidRDefault="004840C1" w:rsidP="00BA1185"/>
        </w:tc>
        <w:tc>
          <w:tcPr>
            <w:tcW w:w="8370" w:type="dxa"/>
          </w:tcPr>
          <w:p w14:paraId="2C37765C" w14:textId="07FF8017" w:rsidR="004840C1" w:rsidRPr="004840C1" w:rsidRDefault="004840C1" w:rsidP="00BA1185">
            <m:oMathPara>
              <m:oMath>
                <m:r>
                  <w:rPr>
                    <w:rFonts w:ascii="Cambria Math" w:hAnsi="Cambria Math"/>
                  </w:rPr>
                  <m:t>h=</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Nu</m:t>
                        </m:r>
                      </m:e>
                      <m:sub>
                        <m:r>
                          <w:rPr>
                            <w:rFonts w:ascii="Cambria Math" w:hAnsi="Cambria Math"/>
                          </w:rPr>
                          <m:t>D</m:t>
                        </m:r>
                      </m:sub>
                    </m:sSub>
                  </m:num>
                  <m:den>
                    <m:r>
                      <w:rPr>
                        <w:rFonts w:ascii="Cambria Math" w:hAnsi="Cambria Math"/>
                      </w:rPr>
                      <m:t>D</m:t>
                    </m:r>
                  </m:den>
                </m:f>
              </m:oMath>
            </m:oMathPara>
          </w:p>
        </w:tc>
        <w:tc>
          <w:tcPr>
            <w:tcW w:w="530" w:type="dxa"/>
          </w:tcPr>
          <w:p w14:paraId="66C45F17" w14:textId="204823B3" w:rsidR="004840C1" w:rsidRDefault="004840C1" w:rsidP="00BA1185">
            <w:r>
              <w:t>(</w:t>
            </w:r>
            <w:fldSimple w:instr=" SEQ Equation \* MERGEFORMAT ">
              <w:r>
                <w:rPr>
                  <w:noProof/>
                </w:rPr>
                <w:t>7</w:t>
              </w:r>
            </w:fldSimple>
            <w:r>
              <w:t>)</w:t>
            </w:r>
          </w:p>
        </w:tc>
      </w:tr>
    </w:tbl>
    <w:p w14:paraId="248894FC" w14:textId="3A55300A" w:rsidR="00AD4453" w:rsidRDefault="0047559D" w:rsidP="00BA1185">
      <w:r>
        <w:t xml:space="preserve">The heat transfer coefficient </w:t>
      </w:r>
      <w:r w:rsidR="000A30E7" w:rsidRPr="000A30E7">
        <w:t xml:space="preserve">represents the effectiveness of heat transfer </w:t>
      </w:r>
      <w:r w:rsidR="00D646FC">
        <w:t xml:space="preserve">throughout the </w:t>
      </w:r>
      <w:r w:rsidR="000A30E7" w:rsidRPr="000A30E7">
        <w:t xml:space="preserve">fluid </w:t>
      </w:r>
      <w:r w:rsidR="00D646FC">
        <w:t>due to convectio</w:t>
      </w:r>
      <w:r w:rsidR="00BE6325">
        <w:t>n</w:t>
      </w:r>
      <w:r w:rsidR="00DA626B">
        <w:t>.</w:t>
      </w:r>
      <w:r w:rsidR="000A30E7" w:rsidRPr="000A30E7">
        <w:t xml:space="preserve"> </w:t>
      </w:r>
      <w:r w:rsidR="004276AD">
        <w:t>This value can then be used to determine the overall heat transfer coefficient</w:t>
      </w:r>
      <w:r w:rsidR="007A7D4E">
        <w:t xml:space="preserve"> within the heat exchanger</w:t>
      </w:r>
      <w:r w:rsidR="00AF0542">
        <w:t xml:space="preserve">. </w:t>
      </w:r>
      <w:r w:rsidR="00A218AF" w:rsidRPr="00A218AF">
        <w:t xml:space="preserve">The overall heat transfer coefficient (U) accounts for both convection and conduction </w:t>
      </w:r>
      <w:r w:rsidR="00FC65E0">
        <w:t>throughout the hot and cold water and across the copper pipes</w:t>
      </w:r>
      <w:r w:rsidR="00A218AF" w:rsidRPr="00A218AF">
        <w:t xml:space="preserve">. It is calculated using the reciprocals of the individual convective heat transfer coefficients </w:t>
      </w:r>
      <w:r w:rsidR="00332530">
        <w:t xml:space="preserve">and the thermal resistance </w:t>
      </w:r>
      <w:r w:rsidR="00242A40">
        <w:t>of the copper pipes</w:t>
      </w:r>
      <w:r w:rsidR="00A218AF" w:rsidRPr="00A218AF">
        <w:t>.</w:t>
      </w:r>
      <w:r w:rsidR="00AD44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370"/>
        <w:gridCol w:w="530"/>
      </w:tblGrid>
      <w:tr w:rsidR="00AD4453" w14:paraId="0984AA6A" w14:textId="77777777">
        <w:tc>
          <w:tcPr>
            <w:tcW w:w="450" w:type="dxa"/>
          </w:tcPr>
          <w:p w14:paraId="09BBD305" w14:textId="77777777" w:rsidR="00AD4453" w:rsidRDefault="00AD4453" w:rsidP="00BA1185"/>
        </w:tc>
        <w:tc>
          <w:tcPr>
            <w:tcW w:w="8370" w:type="dxa"/>
          </w:tcPr>
          <w:p w14:paraId="059B0B76" w14:textId="101A20D5" w:rsidR="00AD4453" w:rsidRPr="00E3493C" w:rsidRDefault="00AD4453" w:rsidP="00BA1185">
            <w:pPr>
              <w:rPr>
                <w:iCs/>
              </w:rPr>
            </w:pPr>
            <m:oMathPara>
              <m:oMath>
                <m:r>
                  <w:rPr>
                    <w:rFonts w:ascii="Cambria Math" w:hAnsi="Cambria Math"/>
                  </w:rPr>
                  <m:t>U=</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h</m:t>
                                </m:r>
                              </m:sub>
                            </m:sSub>
                          </m:den>
                        </m:f>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h,o</m:t>
                                            </m:r>
                                          </m:sub>
                                        </m:sSub>
                                      </m:num>
                                      <m:den>
                                        <m:sSub>
                                          <m:sSubPr>
                                            <m:ctrlPr>
                                              <w:rPr>
                                                <w:rFonts w:ascii="Cambria Math" w:hAnsi="Cambria Math"/>
                                                <w:i/>
                                              </w:rPr>
                                            </m:ctrlPr>
                                          </m:sSubPr>
                                          <m:e>
                                            <m:r>
                                              <w:rPr>
                                                <w:rFonts w:ascii="Cambria Math" w:hAnsi="Cambria Math"/>
                                              </w:rPr>
                                              <m:t>D</m:t>
                                            </m:r>
                                          </m:e>
                                          <m:sub>
                                            <m:r>
                                              <w:rPr>
                                                <w:rFonts w:ascii="Cambria Math" w:hAnsi="Cambria Math"/>
                                              </w:rPr>
                                              <m:t>h,i</m:t>
                                            </m:r>
                                          </m:sub>
                                        </m:sSub>
                                      </m:den>
                                    </m:f>
                                  </m:e>
                                </m:d>
                              </m:e>
                            </m:func>
                          </m:num>
                          <m:den>
                            <m:r>
                              <w:rPr>
                                <w:rFonts w:ascii="Cambria Math" w:hAnsi="Cambria Math"/>
                              </w:rPr>
                              <m:t>2π</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c</m:t>
                                </m:r>
                              </m:sub>
                            </m:sSub>
                          </m:den>
                        </m:f>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c,o</m:t>
                                            </m:r>
                                          </m:sub>
                                        </m:sSub>
                                      </m:num>
                                      <m:den>
                                        <m:sSub>
                                          <m:sSubPr>
                                            <m:ctrlPr>
                                              <w:rPr>
                                                <w:rFonts w:ascii="Cambria Math" w:hAnsi="Cambria Math"/>
                                                <w:i/>
                                              </w:rPr>
                                            </m:ctrlPr>
                                          </m:sSubPr>
                                          <m:e>
                                            <m:r>
                                              <w:rPr>
                                                <w:rFonts w:ascii="Cambria Math" w:hAnsi="Cambria Math"/>
                                              </w:rPr>
                                              <m:t>D</m:t>
                                            </m:r>
                                          </m:e>
                                          <m:sub>
                                            <m:r>
                                              <w:rPr>
                                                <w:rFonts w:ascii="Cambria Math" w:hAnsi="Cambria Math"/>
                                              </w:rPr>
                                              <m:t>c,i</m:t>
                                            </m:r>
                                          </m:sub>
                                        </m:sSub>
                                      </m:den>
                                    </m:f>
                                  </m:e>
                                </m:d>
                              </m:e>
                            </m:func>
                          </m:num>
                          <m:den>
                            <m:r>
                              <w:rPr>
                                <w:rFonts w:ascii="Cambria Math" w:hAnsi="Cambria Math"/>
                              </w:rPr>
                              <m:t>2π</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L</m:t>
                            </m:r>
                          </m:den>
                        </m:f>
                      </m:e>
                    </m:d>
                  </m:e>
                  <m:sup>
                    <m:r>
                      <w:rPr>
                        <w:rFonts w:ascii="Cambria Math" w:hAnsi="Cambria Math"/>
                      </w:rPr>
                      <m:t>-1</m:t>
                    </m:r>
                  </m:sup>
                </m:sSup>
              </m:oMath>
            </m:oMathPara>
          </w:p>
        </w:tc>
        <w:tc>
          <w:tcPr>
            <w:tcW w:w="530" w:type="dxa"/>
          </w:tcPr>
          <w:p w14:paraId="28135A87" w14:textId="139183BD" w:rsidR="00AD4453" w:rsidRDefault="00AD4453" w:rsidP="00BA1185">
            <w:r>
              <w:t>(</w:t>
            </w:r>
            <w:fldSimple w:instr=" SEQ Equation \* MERGEFORMAT ">
              <w:r>
                <w:rPr>
                  <w:noProof/>
                </w:rPr>
                <w:t>8</w:t>
              </w:r>
            </w:fldSimple>
            <w:r>
              <w:t>)</w:t>
            </w:r>
          </w:p>
        </w:tc>
      </w:tr>
    </w:tbl>
    <w:p w14:paraId="638D02D6" w14:textId="187BC3C8" w:rsidR="00FA3414" w:rsidRPr="005943C9" w:rsidRDefault="00AD4453" w:rsidP="00BA1185">
      <w:r w:rsidRPr="002437DF">
        <w:t>The specific heat (C) and heat capacity ratios (C</w:t>
      </w:r>
      <w:r>
        <w:rPr>
          <w:vertAlign w:val="subscript"/>
        </w:rPr>
        <w:t>r</w:t>
      </w:r>
      <w:r w:rsidRPr="002437DF">
        <w:t xml:space="preserve">) are essential for determining the thermal capacity of the hot and cold </w:t>
      </w:r>
      <w:r w:rsidR="00286F29">
        <w:t>water</w:t>
      </w:r>
      <w:r w:rsidRPr="002437DF">
        <w:t xml:space="preserve">. </w:t>
      </w:r>
      <w:r w:rsidR="005B556C">
        <w:t xml:space="preserve">The </w:t>
      </w:r>
      <w:r w:rsidR="00AA3098">
        <w:t xml:space="preserve">hot water had the </w:t>
      </w:r>
      <w:r w:rsidR="005B556C">
        <w:t xml:space="preserve">lower heat capacity </w:t>
      </w:r>
      <w:r w:rsidR="00AA3098">
        <w:t xml:space="preserve">and the hot water’s specific heat was used </w:t>
      </w:r>
      <w:r w:rsidR="005B556C">
        <w:t xml:space="preserve">as </w:t>
      </w:r>
      <w:r w:rsidR="00A6494F" w:rsidRPr="002437DF">
        <w:t>C</w:t>
      </w:r>
      <w:r w:rsidR="00A6494F">
        <w:rPr>
          <w:vertAlign w:val="subscript"/>
        </w:rPr>
        <w:t>min</w:t>
      </w:r>
      <w:r w:rsidR="00A6494F">
        <w:t xml:space="preserve"> and </w:t>
      </w:r>
      <w:r w:rsidR="00AA3098">
        <w:t xml:space="preserve">while the </w:t>
      </w:r>
      <w:r w:rsidR="00281921">
        <w:t>cold-water</w:t>
      </w:r>
      <w:r w:rsidR="00AA3098">
        <w:t xml:space="preserve"> heat capacity was </w:t>
      </w:r>
      <w:r w:rsidR="00281921">
        <w:t xml:space="preserve">identified as </w:t>
      </w:r>
      <w:r w:rsidR="00281921" w:rsidRPr="002437DF">
        <w:t>C</w:t>
      </w:r>
      <w:r w:rsidR="00281921">
        <w:rPr>
          <w:vertAlign w:val="subscript"/>
        </w:rPr>
        <w:t>max</w:t>
      </w:r>
      <w:r w:rsidR="005943C9">
        <w:t>. These values were used to determine the heat capacity ratio.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370"/>
        <w:gridCol w:w="530"/>
      </w:tblGrid>
      <w:tr w:rsidR="00FA3414" w14:paraId="4CE54368" w14:textId="77777777" w:rsidTr="009F50C3">
        <w:tc>
          <w:tcPr>
            <w:tcW w:w="450" w:type="dxa"/>
          </w:tcPr>
          <w:p w14:paraId="49BAC7A0" w14:textId="77777777" w:rsidR="00FA3414" w:rsidRDefault="00FA3414" w:rsidP="00BA1185"/>
        </w:tc>
        <w:tc>
          <w:tcPr>
            <w:tcW w:w="8370" w:type="dxa"/>
          </w:tcPr>
          <w:p w14:paraId="1D892A35" w14:textId="408A5386" w:rsidR="00FA3414" w:rsidRPr="00FA3414" w:rsidRDefault="00FA3414" w:rsidP="00BA1185">
            <w:pPr>
              <w:rPr>
                <w:iCs/>
              </w:rPr>
            </w:pPr>
            <m:oMathPara>
              <m:oMath>
                <m:r>
                  <w:rPr>
                    <w:rFonts w:ascii="Cambria Math" w:hAnsi="Cambria Math"/>
                  </w:rPr>
                  <m:t>C=</m:t>
                </m:r>
                <m:acc>
                  <m:accPr>
                    <m:chr m:val="̇"/>
                    <m:ctrlPr>
                      <w:rPr>
                        <w:rFonts w:ascii="Cambria Math" w:hAnsi="Cambria Math"/>
                        <w:iCs/>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oMath>
            </m:oMathPara>
          </w:p>
        </w:tc>
        <w:tc>
          <w:tcPr>
            <w:tcW w:w="530" w:type="dxa"/>
          </w:tcPr>
          <w:p w14:paraId="3224E801" w14:textId="2874DDC6" w:rsidR="00FA3414" w:rsidRDefault="00FA3414" w:rsidP="00BA1185">
            <w:r>
              <w:t>(</w:t>
            </w:r>
            <w:fldSimple w:instr=" SEQ Equation \* MERGEFORMAT ">
              <w:r>
                <w:rPr>
                  <w:noProof/>
                </w:rPr>
                <w:t>9</w:t>
              </w:r>
            </w:fldSimple>
            <w:r>
              <w:t>)</w:t>
            </w:r>
          </w:p>
        </w:tc>
      </w:tr>
    </w:tbl>
    <w:p w14:paraId="6BA8E735" w14:textId="77777777" w:rsidR="00FA3414" w:rsidRDefault="00FA3414" w:rsidP="00BA11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5B556C" w14:paraId="78CDE130" w14:textId="77777777" w:rsidTr="009F50C3">
        <w:tc>
          <w:tcPr>
            <w:tcW w:w="450" w:type="dxa"/>
          </w:tcPr>
          <w:p w14:paraId="47490CA8" w14:textId="77777777" w:rsidR="005B556C" w:rsidRDefault="005B556C" w:rsidP="00BA1185"/>
        </w:tc>
        <w:tc>
          <w:tcPr>
            <w:tcW w:w="8370" w:type="dxa"/>
          </w:tcPr>
          <w:p w14:paraId="587775E7" w14:textId="3B23CDD9" w:rsidR="005B556C" w:rsidRPr="00A6494F" w:rsidRDefault="00000000" w:rsidP="00BA1185">
            <m:oMathPara>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min</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tc>
        <w:tc>
          <w:tcPr>
            <w:tcW w:w="530" w:type="dxa"/>
          </w:tcPr>
          <w:p w14:paraId="79F2F5D5" w14:textId="50484F2D" w:rsidR="005B556C" w:rsidRDefault="005B556C" w:rsidP="00BA1185">
            <w:r>
              <w:t>(</w:t>
            </w:r>
            <w:fldSimple w:instr=" SEQ Equation \* MERGEFORMAT ">
              <w:r>
                <w:rPr>
                  <w:noProof/>
                </w:rPr>
                <w:t>10</w:t>
              </w:r>
            </w:fldSimple>
            <w:r>
              <w:t>)</w:t>
            </w:r>
          </w:p>
        </w:tc>
      </w:tr>
    </w:tbl>
    <w:p w14:paraId="7A3086A1" w14:textId="3BD86CDC" w:rsidR="00AD4453" w:rsidRDefault="00AD4453" w:rsidP="00BA1185">
      <w:r w:rsidRPr="002437DF">
        <w:t xml:space="preserve">The number of transfer units (NTU) </w:t>
      </w:r>
      <w:r w:rsidR="0038526E">
        <w:t>can now be</w:t>
      </w:r>
      <w:r w:rsidRPr="002437DF">
        <w:t xml:space="preserve"> calculated as the product of overall heat transfer (U)</w:t>
      </w:r>
      <w:r w:rsidR="00E8414B">
        <w:t xml:space="preserve">, the area, </w:t>
      </w:r>
      <w:r w:rsidRPr="002437DF">
        <w:t>and the reciprocal of the minimum heat capacity (C</w:t>
      </w:r>
      <w:r w:rsidR="002D1D44">
        <w:rPr>
          <w:vertAlign w:val="subscript"/>
        </w:rPr>
        <w:t>min</w:t>
      </w:r>
      <w:r w:rsidRPr="002437D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305"/>
        <w:gridCol w:w="607"/>
      </w:tblGrid>
      <w:tr w:rsidR="0038526E" w14:paraId="2B4C58AB" w14:textId="77777777" w:rsidTr="009F50C3">
        <w:tc>
          <w:tcPr>
            <w:tcW w:w="450" w:type="dxa"/>
          </w:tcPr>
          <w:p w14:paraId="47274D80" w14:textId="77777777" w:rsidR="0038526E" w:rsidRDefault="0038526E" w:rsidP="00BA1185"/>
        </w:tc>
        <w:tc>
          <w:tcPr>
            <w:tcW w:w="8370" w:type="dxa"/>
          </w:tcPr>
          <w:p w14:paraId="49D50310" w14:textId="0F80BCFD" w:rsidR="0038526E" w:rsidRPr="0094208A" w:rsidRDefault="0094208A" w:rsidP="00BA1185">
            <w:pPr>
              <w:rPr>
                <w:iCs/>
              </w:rPr>
            </w:pPr>
            <m:oMathPara>
              <m:oMath>
                <m:r>
                  <w:rPr>
                    <w:rFonts w:ascii="Cambria Math" w:hAnsi="Cambria Math"/>
                  </w:rPr>
                  <m:t>NTU=</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o</m:t>
                        </m:r>
                      </m:sub>
                    </m:sSub>
                  </m:num>
                  <m:den>
                    <m:sSub>
                      <m:sSubPr>
                        <m:ctrlPr>
                          <w:rPr>
                            <w:rFonts w:ascii="Cambria Math" w:hAnsi="Cambria Math"/>
                            <w:i/>
                          </w:rPr>
                        </m:ctrlPr>
                      </m:sSubPr>
                      <m:e>
                        <m:r>
                          <w:rPr>
                            <w:rFonts w:ascii="Cambria Math" w:hAnsi="Cambria Math"/>
                          </w:rPr>
                          <m:t>C</m:t>
                        </m:r>
                      </m:e>
                      <m:sub>
                        <m:r>
                          <w:rPr>
                            <w:rFonts w:ascii="Cambria Math" w:hAnsi="Cambria Math"/>
                          </w:rPr>
                          <m:t>min</m:t>
                        </m:r>
                      </m:sub>
                    </m:sSub>
                  </m:den>
                </m:f>
              </m:oMath>
            </m:oMathPara>
          </w:p>
        </w:tc>
        <w:tc>
          <w:tcPr>
            <w:tcW w:w="530" w:type="dxa"/>
          </w:tcPr>
          <w:p w14:paraId="0BE3554E" w14:textId="444A836E" w:rsidR="0038526E" w:rsidRDefault="0038526E" w:rsidP="00BA1185">
            <w:r>
              <w:t>(</w:t>
            </w:r>
            <w:fldSimple w:instr=" SEQ Equation \* MERGEFORMAT ">
              <w:r>
                <w:rPr>
                  <w:noProof/>
                </w:rPr>
                <w:t>11</w:t>
              </w:r>
            </w:fldSimple>
            <w:r>
              <w:t>)</w:t>
            </w:r>
          </w:p>
        </w:tc>
      </w:tr>
    </w:tbl>
    <w:p w14:paraId="1F52D0F7" w14:textId="5BDC07E4" w:rsidR="0038526E" w:rsidRDefault="00BC5F8B" w:rsidP="00BA1185">
      <w:r>
        <w:t xml:space="preserve">Where the </w:t>
      </w:r>
      <w:r w:rsidR="00FA6103">
        <w:t>area (A</w:t>
      </w:r>
      <w:r w:rsidR="00FA6103">
        <w:rPr>
          <w:vertAlign w:val="subscript"/>
        </w:rPr>
        <w:t>o</w:t>
      </w:r>
      <w:r w:rsidR="00FA6103">
        <w:t xml:space="preserve">) is the </w:t>
      </w:r>
      <w:r w:rsidR="005D24DF">
        <w:t>surface</w:t>
      </w:r>
      <w:r w:rsidR="00FA6103">
        <w:t xml:space="preserve"> area of the entire heat exchanger which means the out diameter of th</w:t>
      </w:r>
      <w:r w:rsidR="00FA0CE8">
        <w:t xml:space="preserve">e outermost copper pipe was used </w:t>
      </w:r>
      <w:r w:rsidR="00907F96">
        <w:t xml:space="preserve">is the following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907F96" w14:paraId="560DDB76" w14:textId="77777777" w:rsidTr="0074762C">
        <w:tc>
          <w:tcPr>
            <w:tcW w:w="448" w:type="dxa"/>
          </w:tcPr>
          <w:p w14:paraId="24729474" w14:textId="77777777" w:rsidR="00907F96" w:rsidRDefault="00907F96" w:rsidP="00BA1185"/>
        </w:tc>
        <w:tc>
          <w:tcPr>
            <w:tcW w:w="8296" w:type="dxa"/>
          </w:tcPr>
          <w:p w14:paraId="0953EB1A" w14:textId="6B6346A9" w:rsidR="00A141A0" w:rsidRPr="00A141A0" w:rsidRDefault="00000000" w:rsidP="00BA1185">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=π</m:t>
                </m:r>
                <m:sSub>
                  <m:sSubPr>
                    <m:ctrlPr>
                      <w:rPr>
                        <w:rFonts w:ascii="Cambria Math" w:hAnsi="Cambria Math"/>
                        <w:i/>
                      </w:rPr>
                    </m:ctrlPr>
                  </m:sSubPr>
                  <m:e>
                    <m:r>
                      <w:rPr>
                        <w:rFonts w:ascii="Cambria Math" w:hAnsi="Cambria Math"/>
                      </w:rPr>
                      <m:t>D</m:t>
                    </m:r>
                  </m:e>
                  <m:sub>
                    <m:r>
                      <w:rPr>
                        <w:rFonts w:ascii="Cambria Math" w:hAnsi="Cambria Math"/>
                      </w:rPr>
                      <m:t>c,o</m:t>
                    </m:r>
                  </m:sub>
                </m:sSub>
                <m:r>
                  <w:rPr>
                    <w:rFonts w:ascii="Cambria Math" w:hAnsi="Cambria Math"/>
                  </w:rPr>
                  <m:t>L</m:t>
                </m:r>
              </m:oMath>
            </m:oMathPara>
          </w:p>
          <w:p w14:paraId="5AB5F976" w14:textId="7AF02FB6" w:rsidR="00907F96" w:rsidRPr="00E3493C" w:rsidRDefault="00907F96" w:rsidP="00BA1185"/>
        </w:tc>
        <w:tc>
          <w:tcPr>
            <w:tcW w:w="616" w:type="dxa"/>
          </w:tcPr>
          <w:p w14:paraId="122FFD1C" w14:textId="2F1A1936" w:rsidR="00907F96" w:rsidRDefault="00907F96" w:rsidP="00BA1185">
            <w:r>
              <w:t>(</w:t>
            </w:r>
            <w:fldSimple w:instr=" SEQ Equation \* MERGEFORMAT ">
              <w:r>
                <w:rPr>
                  <w:noProof/>
                </w:rPr>
                <w:t>12</w:t>
              </w:r>
            </w:fldSimple>
            <w:r>
              <w:t>)</w:t>
            </w:r>
          </w:p>
        </w:tc>
      </w:tr>
    </w:tbl>
    <w:p w14:paraId="23D4498A" w14:textId="1D519B25" w:rsidR="006D0B9F" w:rsidRDefault="0074762C" w:rsidP="00BA1185">
      <w:r w:rsidRPr="0074762C">
        <w:t xml:space="preserve">The heat exchanger effectiveness (ε) is determined based on the flow configuration (parallel or counterflow) and the number of transfer units (NTU). </w:t>
      </w:r>
      <w:r w:rsidR="00560462">
        <w:t xml:space="preserve">The specific </w:t>
      </w:r>
      <w:r w:rsidR="00514554">
        <w:t xml:space="preserve">correlations </w:t>
      </w:r>
      <w:r w:rsidR="00A4196E">
        <w:t xml:space="preserve">between the effectiveness and </w:t>
      </w:r>
      <w:r w:rsidR="006C16C0">
        <w:t>flow configuration</w:t>
      </w:r>
      <w:r w:rsidR="00CE6E5F">
        <w:t xml:space="preserve">s </w:t>
      </w:r>
      <w:r w:rsidR="00452450">
        <w:t xml:space="preserve">were found on Table 11.3 in </w:t>
      </w:r>
      <w:r w:rsidR="00972036">
        <w:t xml:space="preserve">the </w:t>
      </w:r>
      <w:r w:rsidR="00687415">
        <w:t>Fundamentals of Heat and Mass Transfer book</w:t>
      </w:r>
      <w:r w:rsidR="00754255">
        <w:t xml:space="preserve"> </w:t>
      </w:r>
      <w:sdt>
        <w:sdtPr>
          <w:id w:val="-527960471"/>
          <w:citation/>
        </w:sdtPr>
        <w:sdtContent>
          <w:r w:rsidR="00C47AAE">
            <w:fldChar w:fldCharType="begin"/>
          </w:r>
          <w:r w:rsidR="00C47AAE">
            <w:instrText xml:space="preserve"> CITATION Ber17 \l 1033 </w:instrText>
          </w:r>
          <w:r w:rsidR="00C47AAE">
            <w:fldChar w:fldCharType="separate"/>
          </w:r>
          <w:r w:rsidR="00000000">
            <w:rPr>
              <w:noProof/>
            </w:rPr>
            <w:t>(Bergman, 2017)</w:t>
          </w:r>
          <w:r w:rsidR="00C47AAE">
            <w:fldChar w:fldCharType="end"/>
          </w:r>
        </w:sdtContent>
      </w:sdt>
      <w:r w:rsidR="00C47AAE">
        <w:t>.</w:t>
      </w:r>
      <w:commentRangeStart w:id="16"/>
      <w:commentRangeStart w:id="17"/>
      <w:commentRangeEnd w:id="16"/>
      <w:r w:rsidR="001E10E1">
        <w:rPr>
          <w:rStyle w:val="CommentReference"/>
        </w:rPr>
        <w:commentReference w:id="16"/>
      </w:r>
      <w:commentRangeEnd w:id="17"/>
      <w:r w:rsidR="00AD3789">
        <w:rPr>
          <w:rStyle w:val="CommentReference"/>
        </w:rPr>
        <w:commentReference w:id="17"/>
      </w:r>
      <w:r w:rsidR="00C47AAE">
        <w:t xml:space="preserve"> </w:t>
      </w:r>
      <w:r w:rsidRPr="0074762C">
        <w:t>For parallel flow</w:t>
      </w:r>
      <w:r w:rsidR="002807E1">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PF</m:t>
            </m:r>
          </m:sub>
        </m:sSub>
      </m:oMath>
      <w:r w:rsidRPr="0074762C">
        <w:t xml:space="preserve"> is calculated using </w:t>
      </w:r>
      <w:r w:rsidR="006D0B9F">
        <w:t xml:space="preserve">the following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
        <w:gridCol w:w="8297"/>
        <w:gridCol w:w="616"/>
      </w:tblGrid>
      <w:tr w:rsidR="006D0B9F" w14:paraId="59B0F3B4" w14:textId="77777777" w:rsidTr="009F50C3">
        <w:tc>
          <w:tcPr>
            <w:tcW w:w="450" w:type="dxa"/>
          </w:tcPr>
          <w:p w14:paraId="6EAD2501" w14:textId="77777777" w:rsidR="006D0B9F" w:rsidRDefault="006D0B9F" w:rsidP="00BA1185"/>
        </w:tc>
        <w:tc>
          <w:tcPr>
            <w:tcW w:w="8370" w:type="dxa"/>
          </w:tcPr>
          <w:p w14:paraId="03717B66" w14:textId="2E998B1A" w:rsidR="006D0B9F" w:rsidRPr="00E3493C" w:rsidRDefault="00000000" w:rsidP="00BA1185">
            <w:pPr>
              <w:rPr>
                <w:iCs/>
              </w:rPr>
            </w:pPr>
            <m:oMathPara>
              <m:oMath>
                <m:sSub>
                  <m:sSubPr>
                    <m:ctrlPr>
                      <w:rPr>
                        <w:rFonts w:ascii="Cambria Math" w:hAnsi="Cambria Math"/>
                        <w:i/>
                      </w:rPr>
                    </m:ctrlPr>
                  </m:sSubPr>
                  <m:e>
                    <m:r>
                      <w:rPr>
                        <w:rFonts w:ascii="Cambria Math" w:hAnsi="Cambria Math"/>
                      </w:rPr>
                      <m:t>ε</m:t>
                    </m:r>
                  </m:e>
                  <m:sub>
                    <m:r>
                      <w:rPr>
                        <w:rFonts w:ascii="Cambria Math" w:hAnsi="Cambria Math"/>
                      </w:rPr>
                      <m:t>PF</m:t>
                    </m:r>
                  </m:sub>
                </m:sSub>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r</m:t>
                                    </m:r>
                                  </m:sub>
                                </m:sSub>
                              </m:e>
                            </m:d>
                          </m:e>
                        </m:d>
                      </m:e>
                    </m:func>
                  </m:num>
                  <m:den>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r</m:t>
                        </m:r>
                      </m:sub>
                    </m:sSub>
                  </m:den>
                </m:f>
              </m:oMath>
            </m:oMathPara>
          </w:p>
        </w:tc>
        <w:tc>
          <w:tcPr>
            <w:tcW w:w="530" w:type="dxa"/>
          </w:tcPr>
          <w:p w14:paraId="3397980D" w14:textId="3482B0AD" w:rsidR="006D0B9F" w:rsidRDefault="006D0B9F" w:rsidP="00BA1185">
            <w:r>
              <w:t>(</w:t>
            </w:r>
            <w:fldSimple w:instr=" SEQ Equation \* MERGEFORMAT ">
              <w:r>
                <w:rPr>
                  <w:noProof/>
                </w:rPr>
                <w:t>13</w:t>
              </w:r>
            </w:fldSimple>
            <w:r>
              <w:t>)</w:t>
            </w:r>
          </w:p>
        </w:tc>
      </w:tr>
    </w:tbl>
    <w:p w14:paraId="1FDB4404" w14:textId="0BA4E5AD" w:rsidR="006D0B9F" w:rsidRDefault="006D0B9F" w:rsidP="00BA1185">
      <w:r>
        <w:t>W</w:t>
      </w:r>
      <w:r w:rsidR="0074762C" w:rsidRPr="0074762C">
        <w:t xml:space="preserve">hile for counterflow,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CF</m:t>
            </m:r>
          </m:sub>
        </m:sSub>
      </m:oMath>
      <w:r w:rsidR="00D048FA">
        <w:rPr>
          <w:rFonts w:eastAsiaTheme="minorEastAsia"/>
        </w:rPr>
        <w:t xml:space="preserve"> </w:t>
      </w:r>
      <w:r>
        <w:t xml:space="preserve">uses: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
        <w:gridCol w:w="8297"/>
        <w:gridCol w:w="616"/>
      </w:tblGrid>
      <w:tr w:rsidR="0074495F" w14:paraId="1AB5EC82" w14:textId="77777777" w:rsidTr="009F50C3">
        <w:tc>
          <w:tcPr>
            <w:tcW w:w="450" w:type="dxa"/>
          </w:tcPr>
          <w:p w14:paraId="050E8349" w14:textId="77777777" w:rsidR="0074495F" w:rsidRDefault="0074495F" w:rsidP="00BA1185"/>
        </w:tc>
        <w:tc>
          <w:tcPr>
            <w:tcW w:w="8370" w:type="dxa"/>
          </w:tcPr>
          <w:p w14:paraId="18CF4C88" w14:textId="769B04B6" w:rsidR="0074495F" w:rsidRPr="00E3493C" w:rsidRDefault="00000000" w:rsidP="00BA1185">
            <w:pPr>
              <w:rPr>
                <w:iCs/>
              </w:rPr>
            </w:pPr>
            <m:oMathPara>
              <m:oMath>
                <m:sSub>
                  <m:sSubPr>
                    <m:ctrlPr>
                      <w:rPr>
                        <w:rFonts w:ascii="Cambria Math" w:hAnsi="Cambria Math"/>
                        <w:i/>
                      </w:rPr>
                    </m:ctrlPr>
                  </m:sSubPr>
                  <m:e>
                    <m:r>
                      <w:rPr>
                        <w:rFonts w:ascii="Cambria Math" w:hAnsi="Cambria Math"/>
                      </w:rPr>
                      <m:t>ε</m:t>
                    </m:r>
                  </m:e>
                  <m:sub>
                    <m:r>
                      <w:rPr>
                        <w:rFonts w:ascii="Cambria Math" w:hAnsi="Cambria Math"/>
                      </w:rPr>
                      <m:t>CF</m:t>
                    </m:r>
                  </m:sub>
                </m:sSub>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r</m:t>
                                    </m:r>
                                  </m:sub>
                                </m:sSub>
                              </m:e>
                            </m:d>
                          </m:e>
                        </m:d>
                      </m:e>
                    </m:func>
                  </m:num>
                  <m:den>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r</m:t>
                        </m:r>
                      </m:sub>
                    </m:sSub>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r</m:t>
                                    </m:r>
                                  </m:sub>
                                </m:sSub>
                              </m:e>
                            </m:d>
                          </m:e>
                        </m:d>
                      </m:e>
                    </m:func>
                  </m:den>
                </m:f>
              </m:oMath>
            </m:oMathPara>
          </w:p>
        </w:tc>
        <w:tc>
          <w:tcPr>
            <w:tcW w:w="530" w:type="dxa"/>
          </w:tcPr>
          <w:p w14:paraId="63B7BC0B" w14:textId="19BBA1E2" w:rsidR="0074495F" w:rsidRDefault="0074495F" w:rsidP="00BA1185">
            <w:r>
              <w:t>(</w:t>
            </w:r>
            <w:fldSimple w:instr=" SEQ Equation \* MERGEFORMAT ">
              <w:r>
                <w:rPr>
                  <w:noProof/>
                </w:rPr>
                <w:t>14</w:t>
              </w:r>
            </w:fldSimple>
            <w:r>
              <w:t>)</w:t>
            </w:r>
          </w:p>
        </w:tc>
      </w:tr>
    </w:tbl>
    <w:p w14:paraId="1DB52C87" w14:textId="77777777" w:rsidR="00DD211C" w:rsidRDefault="0074762C" w:rsidP="00BA1185">
      <w:r w:rsidRPr="0074762C">
        <w:lastRenderedPageBreak/>
        <w:t>These equations provide insights into the efficiency of heat transfer in different flow configurations.</w:t>
      </w:r>
      <w:r w:rsidR="00277388">
        <w:t xml:space="preserve"> </w:t>
      </w:r>
      <w:r w:rsidR="00277388" w:rsidRPr="00277388">
        <w:t>The maximum possible heat transfer rate (</w:t>
      </w:r>
      <w:proofErr w:type="spellStart"/>
      <w:r w:rsidR="00277388" w:rsidRPr="00277388">
        <w:t>q</w:t>
      </w:r>
      <w:r w:rsidR="002D2E93">
        <w:rPr>
          <w:vertAlign w:val="subscript"/>
        </w:rPr>
        <w:t>max</w:t>
      </w:r>
      <w:proofErr w:type="spellEnd"/>
      <w:r w:rsidR="00277388" w:rsidRPr="00277388">
        <w:t>) is determined by the minimum heat capacity (C</w:t>
      </w:r>
      <w:r w:rsidR="00DD211C">
        <w:rPr>
          <w:vertAlign w:val="subscript"/>
        </w:rPr>
        <w:t>min</w:t>
      </w:r>
      <w:r w:rsidR="00277388" w:rsidRPr="00277388">
        <w:t xml:space="preserve">) and the temperature difference between the hot and cold fluids.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DD211C" w14:paraId="1BC6550A" w14:textId="77777777" w:rsidTr="009F50C3">
        <w:tc>
          <w:tcPr>
            <w:tcW w:w="450" w:type="dxa"/>
          </w:tcPr>
          <w:p w14:paraId="326EC8FE" w14:textId="77777777" w:rsidR="00DD211C" w:rsidRDefault="00DD211C" w:rsidP="00BA1185"/>
        </w:tc>
        <w:tc>
          <w:tcPr>
            <w:tcW w:w="8370" w:type="dxa"/>
          </w:tcPr>
          <w:p w14:paraId="5F219495" w14:textId="1650CA8B" w:rsidR="00DD211C" w:rsidRPr="00442242" w:rsidRDefault="00000000" w:rsidP="00BA1185">
            <w:pPr>
              <w:rPr>
                <w:iCs/>
              </w:rPr>
            </w:pPr>
            <m:oMathPara>
              <m:oMath>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min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c,i</m:t>
                        </m:r>
                      </m:sub>
                    </m:sSub>
                  </m:e>
                </m:d>
              </m:oMath>
            </m:oMathPara>
          </w:p>
        </w:tc>
        <w:tc>
          <w:tcPr>
            <w:tcW w:w="530" w:type="dxa"/>
          </w:tcPr>
          <w:p w14:paraId="264E0FF1" w14:textId="6291B028" w:rsidR="00DD211C" w:rsidRDefault="00DD211C" w:rsidP="00BA1185">
            <w:r>
              <w:t>(</w:t>
            </w:r>
            <w:fldSimple w:instr=" SEQ Equation \* MERGEFORMAT ">
              <w:r>
                <w:rPr>
                  <w:noProof/>
                </w:rPr>
                <w:t>15</w:t>
              </w:r>
            </w:fldSimple>
            <w:r>
              <w:t>)</w:t>
            </w:r>
          </w:p>
        </w:tc>
      </w:tr>
    </w:tbl>
    <w:p w14:paraId="410CD5CB" w14:textId="4A79F502" w:rsidR="00907F96" w:rsidRDefault="00277388" w:rsidP="00BA1185">
      <w:r w:rsidRPr="00277388">
        <w:t>The actual heat transfer rate (q) is then calculated using the effectiveness (ε) and the maximum possible heat transfer 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442242" w14:paraId="73EDD803" w14:textId="77777777" w:rsidTr="009F50C3">
        <w:tc>
          <w:tcPr>
            <w:tcW w:w="450" w:type="dxa"/>
          </w:tcPr>
          <w:p w14:paraId="41E40A6B" w14:textId="77777777" w:rsidR="00442242" w:rsidRDefault="00442242" w:rsidP="00BA1185"/>
        </w:tc>
        <w:tc>
          <w:tcPr>
            <w:tcW w:w="8370" w:type="dxa"/>
          </w:tcPr>
          <w:p w14:paraId="647072BA" w14:textId="1FAA4F5A" w:rsidR="00442242" w:rsidRPr="00016326" w:rsidRDefault="00016326" w:rsidP="00BA1185">
            <w:pPr>
              <w:rPr>
                <w:iCs/>
              </w:rPr>
            </w:pPr>
            <m:oMathPara>
              <m:oMath>
                <m:r>
                  <w:rPr>
                    <w:rFonts w:ascii="Cambria Math" w:hAnsi="Cambria Math"/>
                  </w:rPr>
                  <m:t>q=ε*</m:t>
                </m:r>
                <m:sSub>
                  <m:sSubPr>
                    <m:ctrlPr>
                      <w:rPr>
                        <w:rFonts w:ascii="Cambria Math" w:hAnsi="Cambria Math"/>
                        <w:i/>
                      </w:rPr>
                    </m:ctrlPr>
                  </m:sSubPr>
                  <m:e>
                    <m:r>
                      <w:rPr>
                        <w:rFonts w:ascii="Cambria Math" w:hAnsi="Cambria Math"/>
                      </w:rPr>
                      <m:t>q</m:t>
                    </m:r>
                  </m:e>
                  <m:sub>
                    <m:r>
                      <w:rPr>
                        <w:rFonts w:ascii="Cambria Math" w:hAnsi="Cambria Math"/>
                      </w:rPr>
                      <m:t>max</m:t>
                    </m:r>
                  </m:sub>
                </m:sSub>
              </m:oMath>
            </m:oMathPara>
          </w:p>
        </w:tc>
        <w:tc>
          <w:tcPr>
            <w:tcW w:w="530" w:type="dxa"/>
          </w:tcPr>
          <w:p w14:paraId="48EE2AD4" w14:textId="557B3AFA" w:rsidR="00442242" w:rsidRDefault="00442242" w:rsidP="00BA1185">
            <w:r>
              <w:t>(</w:t>
            </w:r>
            <w:fldSimple w:instr=" SEQ Equation \* MERGEFORMAT ">
              <w:r>
                <w:rPr>
                  <w:noProof/>
                </w:rPr>
                <w:t>16</w:t>
              </w:r>
            </w:fldSimple>
            <w:r>
              <w:t>)</w:t>
            </w:r>
          </w:p>
        </w:tc>
      </w:tr>
    </w:tbl>
    <w:p w14:paraId="7D55066A" w14:textId="77777777" w:rsidR="00442242" w:rsidRPr="00FA6103" w:rsidRDefault="00442242" w:rsidP="00BA1185"/>
    <w:p w14:paraId="537690FC" w14:textId="4B1F01D5" w:rsidR="00AD4453" w:rsidRDefault="00B76265" w:rsidP="00BA1185">
      <w:r>
        <w:t>Rearranging the following</w:t>
      </w:r>
      <w:r w:rsidR="00651983">
        <w:t xml:space="preserve"> the heat transfer rate equation</w:t>
      </w:r>
      <w:r w:rsidR="00E23FD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D3049A" w14:paraId="55A7D079" w14:textId="77777777" w:rsidTr="009F50C3">
        <w:tc>
          <w:tcPr>
            <w:tcW w:w="450" w:type="dxa"/>
          </w:tcPr>
          <w:p w14:paraId="612CBF5A" w14:textId="77777777" w:rsidR="00D3049A" w:rsidRDefault="00D3049A" w:rsidP="00BA1185"/>
        </w:tc>
        <w:tc>
          <w:tcPr>
            <w:tcW w:w="8370" w:type="dxa"/>
          </w:tcPr>
          <w:p w14:paraId="339430F1" w14:textId="4E6E2C71" w:rsidR="00657FFB" w:rsidRPr="00657FFB" w:rsidRDefault="00657FFB" w:rsidP="00BA1185">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m:oMathPara>
          </w:p>
          <w:p w14:paraId="0CB5BAE3" w14:textId="0C23A499" w:rsidR="00D3049A" w:rsidRPr="00E3493C" w:rsidRDefault="00D3049A" w:rsidP="00BA1185"/>
        </w:tc>
        <w:tc>
          <w:tcPr>
            <w:tcW w:w="530" w:type="dxa"/>
          </w:tcPr>
          <w:p w14:paraId="32CF4C1D" w14:textId="42762525" w:rsidR="00D3049A" w:rsidRDefault="00D3049A" w:rsidP="00BA1185">
            <w:r>
              <w:t>(</w:t>
            </w:r>
            <w:fldSimple w:instr=" SEQ Equation \* MERGEFORMAT ">
              <w:r>
                <w:rPr>
                  <w:noProof/>
                </w:rPr>
                <w:t>17</w:t>
              </w:r>
            </w:fldSimple>
            <w:r>
              <w:t>)</w:t>
            </w:r>
          </w:p>
        </w:tc>
      </w:tr>
    </w:tbl>
    <w:p w14:paraId="38D9F6EE" w14:textId="661057D7" w:rsidR="00D3049A" w:rsidRDefault="00AC424E" w:rsidP="00BA1185">
      <w:r>
        <w:t xml:space="preserve">In addition to </w:t>
      </w:r>
      <w:r w:rsidR="00F5644E">
        <w:t xml:space="preserve">utilizing the </w:t>
      </w:r>
      <w:r w:rsidR="00864058">
        <w:t xml:space="preserve">specific </w:t>
      </w:r>
      <w:r w:rsidR="007C21ED">
        <w:t>heat</w:t>
      </w:r>
      <w:r w:rsidR="00B76265">
        <w:t xml:space="preserve"> </w:t>
      </w:r>
      <w:r w:rsidR="00864058">
        <w:t xml:space="preserve">resulted </w:t>
      </w:r>
      <w:r w:rsidR="00B76265">
        <w:t xml:space="preserve">in the following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AC424E" w14:paraId="0B9414E6" w14:textId="77777777" w:rsidTr="009F50C3">
        <w:tc>
          <w:tcPr>
            <w:tcW w:w="450" w:type="dxa"/>
          </w:tcPr>
          <w:p w14:paraId="7C3A73DE" w14:textId="77777777" w:rsidR="00AC424E" w:rsidRDefault="00AC424E" w:rsidP="00BA1185"/>
        </w:tc>
        <w:tc>
          <w:tcPr>
            <w:tcW w:w="8370" w:type="dxa"/>
          </w:tcPr>
          <w:p w14:paraId="697C155D" w14:textId="4ABB580A" w:rsidR="00AC424E" w:rsidRPr="00AC424E" w:rsidRDefault="00000000" w:rsidP="00BA118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C</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530" w:type="dxa"/>
          </w:tcPr>
          <w:p w14:paraId="584C8B97" w14:textId="468DAD77" w:rsidR="00AC424E" w:rsidRDefault="00AC424E" w:rsidP="00BA1185">
            <w:r>
              <w:t>(</w:t>
            </w:r>
            <w:fldSimple w:instr=" SEQ Equation \* MERGEFORMAT ">
              <w:r>
                <w:rPr>
                  <w:noProof/>
                </w:rPr>
                <w:t>18</w:t>
              </w:r>
            </w:fldSimple>
            <w:r>
              <w:t>)</w:t>
            </w:r>
          </w:p>
        </w:tc>
      </w:tr>
    </w:tbl>
    <w:p w14:paraId="036BED52" w14:textId="1057668E" w:rsidR="00B76265" w:rsidRDefault="00B76265" w:rsidP="00BA1185">
      <w:r>
        <w:t>Which was used to calculate the outlet temperatures of both cold and hot water for parallel and counter flow configurations.</w:t>
      </w:r>
    </w:p>
    <w:p w14:paraId="5B298CBD" w14:textId="241C4D04" w:rsidR="00820078" w:rsidRDefault="00292B28" w:rsidP="00BA1185">
      <w:r w:rsidRPr="00292B28">
        <w:t>The head loss equations account for major and minor losses in the fluid flow, including contraction, expansion, and fittings. The head loss is critical for assessing the energy losses in the heat exchanger</w:t>
      </w:r>
      <w:r w:rsidR="00B81AF6">
        <w:t>, which will in turn influence the system’s efficiency</w:t>
      </w:r>
      <w:r w:rsidRPr="00292B28">
        <w:t>. Various factors, such as velocity, diameter, and geometric parameters, contribute to the head loss calculations.</w:t>
      </w:r>
      <w:r w:rsidR="00F71EF4">
        <w:t xml:space="preserve"> </w:t>
      </w:r>
    </w:p>
    <w:p w14:paraId="089BAD1E" w14:textId="6564C1FB" w:rsidR="000C1B1C" w:rsidRDefault="00D46E10" w:rsidP="00BA1185">
      <w:r w:rsidRPr="00D46E10">
        <w:t xml:space="preserve">The major head loss </w:t>
      </w:r>
      <w:r>
        <w:t>(</w:t>
      </w:r>
      <w:proofErr w:type="spellStart"/>
      <w:r w:rsidRPr="00D46E10">
        <w:t>h</w:t>
      </w:r>
      <w:r w:rsidR="00D95E94">
        <w:rPr>
          <w:vertAlign w:val="subscript"/>
        </w:rPr>
        <w:t>l,major</w:t>
      </w:r>
      <w:proofErr w:type="spellEnd"/>
      <w:r w:rsidRPr="00D46E10">
        <w:t xml:space="preserve">) quantifies the pressure drop due to viscous friction in the main section of the fluid flow. It is calculated using the Darcy-Weisbach equation, which considers the friction factor (f), pipe length (L), hydraulic diameter (D), fluid velocity (v), and gravitational acceleration (g).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0C1B1C" w14:paraId="154276BC" w14:textId="77777777" w:rsidTr="009F50C3">
        <w:tc>
          <w:tcPr>
            <w:tcW w:w="450" w:type="dxa"/>
          </w:tcPr>
          <w:p w14:paraId="6DF9610C" w14:textId="77777777" w:rsidR="000C1B1C" w:rsidRDefault="000C1B1C" w:rsidP="00BA1185"/>
        </w:tc>
        <w:tc>
          <w:tcPr>
            <w:tcW w:w="8370" w:type="dxa"/>
          </w:tcPr>
          <w:p w14:paraId="130CF3B0" w14:textId="71D4DBE5" w:rsidR="000C1B1C" w:rsidRPr="00453988" w:rsidRDefault="00000000" w:rsidP="00BA1185">
            <m:oMathPara>
              <m:oMath>
                <m:sSub>
                  <m:sSubPr>
                    <m:ctrlPr>
                      <w:rPr>
                        <w:rFonts w:ascii="Cambria Math" w:hAnsi="Cambria Math"/>
                        <w:i/>
                      </w:rPr>
                    </m:ctrlPr>
                  </m:sSubPr>
                  <m:e>
                    <m:r>
                      <w:rPr>
                        <w:rFonts w:ascii="Cambria Math" w:hAnsi="Cambria Math"/>
                      </w:rPr>
                      <m:t>h</m:t>
                    </m:r>
                  </m:e>
                  <m:sub>
                    <m:r>
                      <w:rPr>
                        <w:rFonts w:ascii="Cambria Math" w:hAnsi="Cambria Math"/>
                      </w:rPr>
                      <m:t>l, major</m:t>
                    </m:r>
                  </m:sub>
                </m:sSub>
                <m:r>
                  <w:rPr>
                    <w:rFonts w:ascii="Cambria Math" w:hAnsi="Cambria Math"/>
                  </w:rPr>
                  <m:t>=f</m:t>
                </m:r>
                <m:f>
                  <m:fPr>
                    <m:ctrlPr>
                      <w:rPr>
                        <w:rFonts w:ascii="Cambria Math" w:hAnsi="Cambria Math"/>
                        <w:iCs/>
                      </w:rPr>
                    </m:ctrlPr>
                  </m:fPr>
                  <m:num>
                    <m:r>
                      <m:rPr>
                        <m:sty m:val="p"/>
                      </m:rPr>
                      <w:rPr>
                        <w:rFonts w:ascii="Cambria Math" w:hAnsi="Cambria Math"/>
                      </w:rPr>
                      <m:t>L</m:t>
                    </m:r>
                  </m:num>
                  <m:den>
                    <m:r>
                      <m:rPr>
                        <m:sty m:val="p"/>
                      </m:rPr>
                      <w:rPr>
                        <w:rFonts w:ascii="Cambria Math" w:hAnsi="Cambria Math"/>
                      </w:rPr>
                      <m:t>D</m:t>
                    </m:r>
                  </m:den>
                </m:f>
                <m:f>
                  <m:fPr>
                    <m:ctrlPr>
                      <w:rPr>
                        <w:rFonts w:ascii="Cambria Math" w:hAnsi="Cambria Math"/>
                        <w:iCs/>
                      </w:rPr>
                    </m:ctrlPr>
                  </m:fPr>
                  <m:num>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num>
                  <m:den>
                    <m:r>
                      <m:rPr>
                        <m:sty m:val="p"/>
                      </m:rPr>
                      <w:rPr>
                        <w:rFonts w:ascii="Cambria Math" w:hAnsi="Cambria Math"/>
                      </w:rPr>
                      <m:t>2g</m:t>
                    </m:r>
                  </m:den>
                </m:f>
              </m:oMath>
            </m:oMathPara>
          </w:p>
        </w:tc>
        <w:tc>
          <w:tcPr>
            <w:tcW w:w="530" w:type="dxa"/>
          </w:tcPr>
          <w:p w14:paraId="72ED50D2" w14:textId="60B0885A" w:rsidR="000C1B1C" w:rsidRDefault="000C1B1C" w:rsidP="00BA1185">
            <w:r>
              <w:t>(</w:t>
            </w:r>
            <w:fldSimple w:instr=" SEQ Equation \* MERGEFORMAT ">
              <w:r>
                <w:rPr>
                  <w:noProof/>
                </w:rPr>
                <w:t>19</w:t>
              </w:r>
            </w:fldSimple>
            <w:r>
              <w:t>)</w:t>
            </w:r>
          </w:p>
        </w:tc>
      </w:tr>
    </w:tbl>
    <w:p w14:paraId="227133DF" w14:textId="77777777" w:rsidR="005A5AAA" w:rsidRDefault="00D46E10" w:rsidP="00BA1185">
      <w:r w:rsidRPr="00D46E10">
        <w:t>This term is crucial for assessing the impact of friction on fluid flow within the heat exchanger tubes.</w:t>
      </w:r>
      <w:r w:rsidR="00351E01">
        <w:t xml:space="preserve"> </w:t>
      </w:r>
      <w:r w:rsidR="00B5107D" w:rsidRPr="00B5107D">
        <w:t xml:space="preserve">The minor head loss equation, </w:t>
      </w:r>
      <w:proofErr w:type="spellStart"/>
      <w:r w:rsidR="00B5107D" w:rsidRPr="00B5107D">
        <w:t>h</w:t>
      </w:r>
      <w:r w:rsidR="00B5107D">
        <w:rPr>
          <w:vertAlign w:val="subscript"/>
        </w:rPr>
        <w:t>l,minor</w:t>
      </w:r>
      <w:proofErr w:type="spellEnd"/>
      <w:r w:rsidR="00B5107D">
        <w:t xml:space="preserve"> </w:t>
      </w:r>
      <w:r w:rsidR="00B5107D" w:rsidRPr="00B5107D">
        <w:t>accounts for pressure losses associated with additional components such as bends, valves, and fittings. It is calculated using the local loss coefficient (K</w:t>
      </w:r>
      <w:r w:rsidR="006935EB">
        <w:rPr>
          <w:vertAlign w:val="subscript"/>
        </w:rPr>
        <w:t>L</w:t>
      </w:r>
      <w:r w:rsidR="00B5107D" w:rsidRPr="00B5107D">
        <w:t xml:space="preserve">), fluid velocity (v), and gravitational acceleration (g).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5A5AAA" w14:paraId="3CD9BB50" w14:textId="77777777" w:rsidTr="00C26E70">
        <w:trPr>
          <w:trHeight w:val="900"/>
        </w:trPr>
        <w:tc>
          <w:tcPr>
            <w:tcW w:w="450" w:type="dxa"/>
          </w:tcPr>
          <w:p w14:paraId="5F08578F" w14:textId="77777777" w:rsidR="005A5AAA" w:rsidRDefault="005A5AAA" w:rsidP="00BA1185"/>
        </w:tc>
        <w:tc>
          <w:tcPr>
            <w:tcW w:w="8370" w:type="dxa"/>
          </w:tcPr>
          <w:p w14:paraId="5E13FD16" w14:textId="73D07764" w:rsidR="005A5AAA" w:rsidRPr="000B1863" w:rsidRDefault="00000000" w:rsidP="00BA1185">
            <w:pPr>
              <w:rPr>
                <w:iCs/>
              </w:rPr>
            </w:pPr>
            <m:oMathPara>
              <m:oMath>
                <m:sSub>
                  <m:sSubPr>
                    <m:ctrlPr>
                      <w:rPr>
                        <w:rFonts w:ascii="Cambria Math" w:hAnsi="Cambria Math"/>
                        <w:i/>
                      </w:rPr>
                    </m:ctrlPr>
                  </m:sSubPr>
                  <m:e>
                    <m:r>
                      <w:rPr>
                        <w:rFonts w:ascii="Cambria Math" w:hAnsi="Cambria Math"/>
                      </w:rPr>
                      <m:t>h</m:t>
                    </m:r>
                  </m:e>
                  <m:sub>
                    <m:r>
                      <w:rPr>
                        <w:rFonts w:ascii="Cambria Math" w:hAnsi="Cambria Math"/>
                      </w:rPr>
                      <m:t>l, minor</m:t>
                    </m:r>
                  </m:sub>
                </m:sSub>
                <m: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L</m:t>
                    </m:r>
                  </m:sub>
                </m:sSub>
                <m:f>
                  <m:fPr>
                    <m:ctrlPr>
                      <w:rPr>
                        <w:rFonts w:ascii="Cambria Math" w:hAnsi="Cambria Math"/>
                        <w:iCs/>
                      </w:rPr>
                    </m:ctrlPr>
                  </m:fPr>
                  <m:num>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num>
                  <m:den>
                    <m:r>
                      <m:rPr>
                        <m:sty m:val="p"/>
                      </m:rPr>
                      <w:rPr>
                        <w:rFonts w:ascii="Cambria Math" w:hAnsi="Cambria Math"/>
                      </w:rPr>
                      <m:t>2g</m:t>
                    </m:r>
                  </m:den>
                </m:f>
              </m:oMath>
            </m:oMathPara>
          </w:p>
        </w:tc>
        <w:tc>
          <w:tcPr>
            <w:tcW w:w="530" w:type="dxa"/>
          </w:tcPr>
          <w:p w14:paraId="3FE12F20" w14:textId="3F0646BB" w:rsidR="005A5AAA" w:rsidRDefault="005A5AAA" w:rsidP="00BA1185">
            <w:r>
              <w:t>(</w:t>
            </w:r>
            <w:fldSimple w:instr=" SEQ Equation \* MERGEFORMAT ">
              <w:r>
                <w:rPr>
                  <w:noProof/>
                </w:rPr>
                <w:t>20</w:t>
              </w:r>
            </w:fldSimple>
            <w:r>
              <w:t>)</w:t>
            </w:r>
          </w:p>
        </w:tc>
      </w:tr>
    </w:tbl>
    <w:p w14:paraId="59EF1CA4" w14:textId="18FD2A29" w:rsidR="002E7951" w:rsidRDefault="00B5107D" w:rsidP="00BA1185">
      <w:r w:rsidRPr="00B5107D">
        <w:t>This equation provides insight into the contribution of minor losses to the overall pressure drop in the heat exchanger system.</w:t>
      </w:r>
      <w:r w:rsidR="00FF5FEB">
        <w:t xml:space="preserve"> </w:t>
      </w:r>
      <w:r w:rsidR="00C53E85" w:rsidRPr="00C53E85">
        <w:t xml:space="preserve">The contraction head loss equation, </w:t>
      </w:r>
      <w:proofErr w:type="spellStart"/>
      <w:r w:rsidR="00C53E85" w:rsidRPr="00C53E85">
        <w:t>h</w:t>
      </w:r>
      <w:r w:rsidR="00CA04D8">
        <w:rPr>
          <w:vertAlign w:val="subscript"/>
        </w:rPr>
        <w:t>l,contraction</w:t>
      </w:r>
      <w:proofErr w:type="spellEnd"/>
      <w:r w:rsidR="00CA04D8">
        <w:t xml:space="preserve">, </w:t>
      </w:r>
      <w:r w:rsidR="00C53E85" w:rsidRPr="00C53E85">
        <w:t xml:space="preserve">represents the pressure drop resulting from a sudden reduction in pipe diameter. The contraction coefficient (0.44) is applied to account for the energy loss during this process.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2D79E3" w14:paraId="5899FFC6" w14:textId="77777777" w:rsidTr="004331A8">
        <w:trPr>
          <w:trHeight w:val="756"/>
        </w:trPr>
        <w:tc>
          <w:tcPr>
            <w:tcW w:w="450" w:type="dxa"/>
          </w:tcPr>
          <w:p w14:paraId="3E0E031E" w14:textId="77777777" w:rsidR="002D79E3" w:rsidRDefault="002D79E3" w:rsidP="00BA1185"/>
        </w:tc>
        <w:tc>
          <w:tcPr>
            <w:tcW w:w="8370" w:type="dxa"/>
          </w:tcPr>
          <w:p w14:paraId="3A9A7BBA" w14:textId="4D032DAF" w:rsidR="002D79E3" w:rsidRPr="00E3493C" w:rsidRDefault="00000000" w:rsidP="00BA1185">
            <w:pPr>
              <w:rPr>
                <w:iCs/>
              </w:rPr>
            </w:pPr>
            <m:oMathPara>
              <m:oMath>
                <m:sSub>
                  <m:sSubPr>
                    <m:ctrlPr>
                      <w:rPr>
                        <w:rFonts w:ascii="Cambria Math" w:hAnsi="Cambria Math"/>
                        <w:i/>
                      </w:rPr>
                    </m:ctrlPr>
                  </m:sSubPr>
                  <m:e>
                    <m:r>
                      <w:rPr>
                        <w:rFonts w:ascii="Cambria Math" w:hAnsi="Cambria Math"/>
                      </w:rPr>
                      <m:t>h</m:t>
                    </m:r>
                  </m:e>
                  <m:sub>
                    <m:r>
                      <w:rPr>
                        <w:rFonts w:ascii="Cambria Math" w:hAnsi="Cambria Math"/>
                      </w:rPr>
                      <m:t>l, contraction</m:t>
                    </m:r>
                  </m:sub>
                </m:sSub>
                <m:r>
                  <w:rPr>
                    <w:rFonts w:ascii="Cambria Math" w:hAnsi="Cambria Math"/>
                  </w:rPr>
                  <m:t>=0.44</m:t>
                </m:r>
                <m:f>
                  <m:fPr>
                    <m:ctrlPr>
                      <w:rPr>
                        <w:rFonts w:ascii="Cambria Math" w:hAnsi="Cambria Math"/>
                        <w:iCs/>
                      </w:rPr>
                    </m:ctrlPr>
                  </m:fPr>
                  <m:num>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num>
                  <m:den>
                    <m:r>
                      <m:rPr>
                        <m:sty m:val="p"/>
                      </m:rPr>
                      <w:rPr>
                        <w:rFonts w:ascii="Cambria Math" w:hAnsi="Cambria Math"/>
                      </w:rPr>
                      <m:t>2g</m:t>
                    </m:r>
                  </m:den>
                </m:f>
              </m:oMath>
            </m:oMathPara>
          </w:p>
        </w:tc>
        <w:tc>
          <w:tcPr>
            <w:tcW w:w="530" w:type="dxa"/>
          </w:tcPr>
          <w:p w14:paraId="538962A4" w14:textId="52B5A14C" w:rsidR="002D79E3" w:rsidRDefault="002D79E3" w:rsidP="00BA1185">
            <w:r>
              <w:t>(</w:t>
            </w:r>
            <w:fldSimple w:instr=" SEQ Equation \* MERGEFORMAT ">
              <w:r>
                <w:rPr>
                  <w:noProof/>
                </w:rPr>
                <w:t>21</w:t>
              </w:r>
            </w:fldSimple>
            <w:r>
              <w:t>)</w:t>
            </w:r>
          </w:p>
        </w:tc>
      </w:tr>
    </w:tbl>
    <w:p w14:paraId="5D093C97" w14:textId="0A71621E" w:rsidR="001C1417" w:rsidRDefault="00C53E85" w:rsidP="00BA1185">
      <w:r w:rsidRPr="00C53E85">
        <w:t>Understanding this term is vital for evaluating the impact of geometric changes on fluid flow within the heat exchanger.</w:t>
      </w:r>
      <w:r w:rsidR="00ED2950">
        <w:t xml:space="preserve"> </w:t>
      </w:r>
      <w:r w:rsidR="00CF6530">
        <w:t>Similarly, the</w:t>
      </w:r>
      <w:r w:rsidR="00CF6530" w:rsidRPr="00CF6530">
        <w:t xml:space="preserve"> expansion head loss equation, </w:t>
      </w:r>
      <w:proofErr w:type="spellStart"/>
      <w:r w:rsidR="00CF6530" w:rsidRPr="00CF6530">
        <w:t>h</w:t>
      </w:r>
      <w:r w:rsidR="000B32CC">
        <w:rPr>
          <w:vertAlign w:val="subscript"/>
        </w:rPr>
        <w:t>l,expansion</w:t>
      </w:r>
      <w:proofErr w:type="spellEnd"/>
      <w:r w:rsidR="00CF6530">
        <w:t xml:space="preserve">, </w:t>
      </w:r>
      <w:r w:rsidR="00CF6530" w:rsidRPr="00CF6530">
        <w:t>calculates the pressure drop due to a sudden increase in pipe diameter. It considers the velocity difference (v</w:t>
      </w:r>
      <w:r w:rsidR="00A52C18">
        <w:rPr>
          <w:vertAlign w:val="subscript"/>
        </w:rPr>
        <w:t>2</w:t>
      </w:r>
      <w:r w:rsidR="00CF6530" w:rsidRPr="00CF6530">
        <w:t xml:space="preserve"> </w:t>
      </w:r>
      <w:r w:rsidR="00A52C18">
        <w:t>–</w:t>
      </w:r>
      <w:r w:rsidR="00CF6530" w:rsidRPr="00CF6530">
        <w:t xml:space="preserve"> v</w:t>
      </w:r>
      <w:r w:rsidR="00A52C18">
        <w:rPr>
          <w:vertAlign w:val="subscript"/>
        </w:rPr>
        <w:t>1</w:t>
      </w:r>
      <w:r w:rsidR="00CF6530" w:rsidRPr="00CF6530">
        <w:t>) across the expansion region.</w:t>
      </w:r>
      <w:r w:rsidR="00D7742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D77425" w14:paraId="460106E3" w14:textId="77777777" w:rsidTr="002B2D5E">
        <w:trPr>
          <w:trHeight w:val="810"/>
        </w:trPr>
        <w:tc>
          <w:tcPr>
            <w:tcW w:w="450" w:type="dxa"/>
          </w:tcPr>
          <w:p w14:paraId="15BA20C1" w14:textId="77777777" w:rsidR="00D77425" w:rsidRDefault="00D77425" w:rsidP="00BA1185"/>
        </w:tc>
        <w:tc>
          <w:tcPr>
            <w:tcW w:w="8370" w:type="dxa"/>
          </w:tcPr>
          <w:p w14:paraId="20873FF7" w14:textId="4AD281B7" w:rsidR="00D77425" w:rsidRPr="00E3493C" w:rsidRDefault="00000000" w:rsidP="00BA1185">
            <w:pPr>
              <w:rPr>
                <w:iCs/>
              </w:rPr>
            </w:pPr>
            <m:oMathPara>
              <m:oMath>
                <m:sSub>
                  <m:sSubPr>
                    <m:ctrlPr>
                      <w:rPr>
                        <w:rFonts w:ascii="Cambria Math" w:hAnsi="Cambria Math"/>
                        <w:i/>
                      </w:rPr>
                    </m:ctrlPr>
                  </m:sSubPr>
                  <m:e>
                    <m:r>
                      <w:rPr>
                        <w:rFonts w:ascii="Cambria Math" w:hAnsi="Cambria Math"/>
                      </w:rPr>
                      <m:t>h</m:t>
                    </m:r>
                  </m:e>
                  <m:sub>
                    <m:r>
                      <w:rPr>
                        <w:rFonts w:ascii="Cambria Math" w:hAnsi="Cambria Math"/>
                      </w:rPr>
                      <m:t>l, expansion</m:t>
                    </m:r>
                  </m:sub>
                </m:sSub>
                <m:r>
                  <w:rPr>
                    <w:rFonts w:ascii="Cambria Math" w:hAnsi="Cambria Math"/>
                  </w:rPr>
                  <m:t>=</m:t>
                </m:r>
                <m:f>
                  <m:fPr>
                    <m:ctrlPr>
                      <w:rPr>
                        <w:rFonts w:ascii="Cambria Math" w:hAnsi="Cambria Math"/>
                        <w:iCs/>
                      </w:rPr>
                    </m:ctrlPr>
                  </m:fPr>
                  <m:num>
                    <m:sSup>
                      <m:sSupPr>
                        <m:ctrlPr>
                          <w:rPr>
                            <w:rFonts w:ascii="Cambria Math" w:hAnsi="Cambria Math"/>
                            <w:iCs/>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2g</m:t>
                    </m:r>
                  </m:den>
                </m:f>
              </m:oMath>
            </m:oMathPara>
          </w:p>
        </w:tc>
        <w:tc>
          <w:tcPr>
            <w:tcW w:w="530" w:type="dxa"/>
          </w:tcPr>
          <w:p w14:paraId="7FADB4E1" w14:textId="03FDD181" w:rsidR="00D77425" w:rsidRDefault="00D77425" w:rsidP="00BA1185">
            <w:r>
              <w:t>(</w:t>
            </w:r>
            <w:fldSimple w:instr=" SEQ Equation \* MERGEFORMAT ">
              <w:r>
                <w:rPr>
                  <w:noProof/>
                </w:rPr>
                <w:t>22</w:t>
              </w:r>
            </w:fldSimple>
            <w:r>
              <w:t>)</w:t>
            </w:r>
          </w:p>
        </w:tc>
      </w:tr>
    </w:tbl>
    <w:p w14:paraId="0D90A198" w14:textId="77777777" w:rsidR="001670DA" w:rsidRDefault="00E631CD" w:rsidP="00BA1185">
      <w:r>
        <w:t xml:space="preserve">Lastly, </w:t>
      </w:r>
      <w:r w:rsidR="00831C69">
        <w:t xml:space="preserve">the ball valve and </w:t>
      </w:r>
      <w:r w:rsidR="00453308">
        <w:t>the 90̊ turns</w:t>
      </w:r>
      <w:r w:rsidR="00453308" w:rsidRPr="00831C69">
        <w:t xml:space="preserve"> </w:t>
      </w:r>
      <w:r w:rsidR="00453308">
        <w:t xml:space="preserve">have constant </w:t>
      </w:r>
      <w:r w:rsidR="00831C69" w:rsidRPr="00831C69">
        <w:t xml:space="preserve">local loss coefficients for </w:t>
      </w:r>
      <w:r w:rsidR="000B64E4">
        <w:t>those</w:t>
      </w:r>
      <w:r w:rsidR="00453308">
        <w:t xml:space="preserve"> </w:t>
      </w:r>
      <w:r w:rsidR="00831C69" w:rsidRPr="00831C69">
        <w:t>specific component</w:t>
      </w:r>
      <w:r w:rsidR="00453308">
        <w:t xml:space="preserve">s </w:t>
      </w:r>
      <w:r w:rsidR="00831C69" w:rsidRPr="00831C69">
        <w:t xml:space="preserve">in the heat exchanger system. </w:t>
      </w:r>
      <w:proofErr w:type="spellStart"/>
      <w:r w:rsidR="00831C69" w:rsidRPr="00831C69">
        <w:t>K</w:t>
      </w:r>
      <w:r w:rsidR="000B64E4">
        <w:rPr>
          <w:vertAlign w:val="subscript"/>
        </w:rPr>
        <w:t>ball</w:t>
      </w:r>
      <w:proofErr w:type="spellEnd"/>
      <w:r w:rsidR="00831C69" w:rsidRPr="00831C69">
        <w:t xml:space="preserve"> (0.05) represents the loss coefficient for a ball valve, while K</w:t>
      </w:r>
      <w:r w:rsidR="000B64E4">
        <w:rPr>
          <w:vertAlign w:val="subscript"/>
        </w:rPr>
        <w:t>90</w:t>
      </w:r>
      <w:r w:rsidR="00831C69" w:rsidRPr="00831C69">
        <w:t xml:space="preserve"> (0.3) represents the loss coefficient for a 90-degree bend. These coefficients are used in the </w:t>
      </w:r>
      <w:proofErr w:type="spellStart"/>
      <w:r w:rsidR="000B64E4" w:rsidRPr="00B5107D">
        <w:t>h</w:t>
      </w:r>
      <w:r w:rsidR="000B64E4">
        <w:rPr>
          <w:vertAlign w:val="subscript"/>
        </w:rPr>
        <w:t>l,minor</w:t>
      </w:r>
      <w:proofErr w:type="spellEnd"/>
      <w:r w:rsidR="00831C69" w:rsidRPr="00831C69">
        <w:t xml:space="preserve"> equation to quantify the impact of these components on overall pressure losses. </w:t>
      </w:r>
    </w:p>
    <w:p w14:paraId="3763B459" w14:textId="1B6B6E89" w:rsidR="00EA561E" w:rsidRDefault="00344656" w:rsidP="00BA1185">
      <w:r>
        <w:t xml:space="preserve">In the selected heat exchanger design, the piping through which the cold-water passes has two ball valves, two 8” copper pipes, two 90̊ turns, one contraction, one expansion, and a 39” copper pipe where the heat exchange occurs. </w:t>
      </w:r>
      <w:r w:rsidR="00CD3752">
        <w:t xml:space="preserve">The copper pipe sections inflict major head loss while all other components cause minor head loss. </w:t>
      </w:r>
      <w:r w:rsidR="00EA561E" w:rsidRPr="00EA561E">
        <w:t xml:space="preserve">The total cold-side head loss equation, </w:t>
      </w:r>
      <w:proofErr w:type="spellStart"/>
      <w:r w:rsidR="00EA561E" w:rsidRPr="00EA561E">
        <w:t>h</w:t>
      </w:r>
      <w:r w:rsidR="00EA561E">
        <w:rPr>
          <w:vertAlign w:val="subscript"/>
        </w:rPr>
        <w:t>l,cold</w:t>
      </w:r>
      <w:proofErr w:type="spellEnd"/>
      <w:r w:rsidR="00EA561E" w:rsidRPr="00EA561E">
        <w:t>, combines various components' contributions to assess the overall pressure drop in the cold fluid flow path.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
        <w:gridCol w:w="8297"/>
        <w:gridCol w:w="616"/>
      </w:tblGrid>
      <w:tr w:rsidR="00A31503" w14:paraId="71248910" w14:textId="77777777" w:rsidTr="009F50C3">
        <w:tc>
          <w:tcPr>
            <w:tcW w:w="450" w:type="dxa"/>
          </w:tcPr>
          <w:p w14:paraId="01A49768" w14:textId="77777777" w:rsidR="00A31503" w:rsidRDefault="00A31503" w:rsidP="00BA1185"/>
        </w:tc>
        <w:tc>
          <w:tcPr>
            <w:tcW w:w="8370" w:type="dxa"/>
          </w:tcPr>
          <w:p w14:paraId="5D0984A1" w14:textId="717F04A7" w:rsidR="00A31503" w:rsidRPr="00D77309" w:rsidRDefault="00000000" w:rsidP="00BA1185">
            <w:pPr>
              <w:rPr>
                <w:iCs/>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 cold</m:t>
                    </m:r>
                  </m:sub>
                </m:sSub>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 major (8")</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 major (39")</m:t>
                    </m:r>
                  </m:sub>
                </m:sSub>
                <m:r>
                  <w:rPr>
                    <w:rFonts w:ascii="Cambria Math" w:hAnsi="Cambria Math"/>
                  </w:rPr>
                  <m:t>+</m:t>
                </m:r>
                <m:sSub>
                  <m:sSubPr>
                    <m:ctrlPr>
                      <w:rPr>
                        <w:rFonts w:ascii="Cambria Math" w:hAnsi="Cambria Math"/>
                        <w:i/>
                      </w:rPr>
                    </m:ctrlPr>
                  </m:sSubPr>
                  <m:e>
                    <m:r>
                      <w:rPr>
                        <w:rFonts w:ascii="Cambria Math" w:hAnsi="Cambria Math"/>
                      </w:rPr>
                      <m:t>(2*</m:t>
                    </m:r>
                    <m:r>
                      <w:rPr>
                        <w:rFonts w:ascii="Cambria Math" w:hAnsi="Cambria Math"/>
                      </w:rPr>
                      <m:t>h</m:t>
                    </m:r>
                  </m:e>
                  <m:sub>
                    <m:r>
                      <w:rPr>
                        <w:rFonts w:ascii="Cambria Math" w:hAnsi="Cambria Math"/>
                      </w:rPr>
                      <m:t>l, minor,ball</m:t>
                    </m:r>
                  </m:sub>
                </m:sSub>
                <m:r>
                  <w:rPr>
                    <w:rFonts w:ascii="Cambria Math" w:hAnsi="Cambria Math"/>
                  </w:rPr>
                  <m:t>)+</m:t>
                </m:r>
                <m:sSub>
                  <m:sSubPr>
                    <m:ctrlPr>
                      <w:rPr>
                        <w:rFonts w:ascii="Cambria Math" w:hAnsi="Cambria Math"/>
                        <w:i/>
                      </w:rPr>
                    </m:ctrlPr>
                  </m:sSubPr>
                  <m:e>
                    <m:r>
                      <w:rPr>
                        <w:rFonts w:ascii="Cambria Math" w:hAnsi="Cambria Math"/>
                      </w:rPr>
                      <m:t>(2*</m:t>
                    </m:r>
                    <m:r>
                      <w:rPr>
                        <w:rFonts w:ascii="Cambria Math" w:hAnsi="Cambria Math"/>
                      </w:rPr>
                      <m:t>h</m:t>
                    </m:r>
                  </m:e>
                  <m:sub>
                    <m:r>
                      <w:rPr>
                        <w:rFonts w:ascii="Cambria Math" w:hAnsi="Cambria Math"/>
                      </w:rPr>
                      <m:t>l, minor,90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 contraction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 expansion</m:t>
                    </m:r>
                  </m:sub>
                </m:sSub>
              </m:oMath>
            </m:oMathPara>
          </w:p>
          <w:p w14:paraId="22511A12" w14:textId="15838481" w:rsidR="00A31503" w:rsidRPr="00E3493C" w:rsidRDefault="00A31503" w:rsidP="00BA1185"/>
        </w:tc>
        <w:tc>
          <w:tcPr>
            <w:tcW w:w="530" w:type="dxa"/>
          </w:tcPr>
          <w:p w14:paraId="1C61DB3E" w14:textId="77C16ECD" w:rsidR="00A31503" w:rsidRDefault="00A31503" w:rsidP="00BA1185">
            <w:r>
              <w:t>(</w:t>
            </w:r>
            <w:fldSimple w:instr=" SEQ Equation \* MERGEFORMAT ">
              <w:r>
                <w:rPr>
                  <w:noProof/>
                </w:rPr>
                <w:t>23</w:t>
              </w:r>
            </w:fldSimple>
            <w:r>
              <w:t>)</w:t>
            </w:r>
          </w:p>
        </w:tc>
      </w:tr>
    </w:tbl>
    <w:p w14:paraId="141CE8AC" w14:textId="5F54928C" w:rsidR="00644AFD" w:rsidRDefault="00344656" w:rsidP="00BA1185">
      <w:r>
        <w:t xml:space="preserve">However, the internal pipe that contains the hot water only has one ball valve and a 57” copper pipe. </w:t>
      </w:r>
      <w:r w:rsidR="005E3CFF" w:rsidRPr="005E3CFF">
        <w:t xml:space="preserve">The equation </w:t>
      </w:r>
      <w:proofErr w:type="spellStart"/>
      <w:r w:rsidR="005E3CFF" w:rsidRPr="005E3CFF">
        <w:t>h</w:t>
      </w:r>
      <w:r w:rsidR="005E3CFF">
        <w:rPr>
          <w:vertAlign w:val="subscript"/>
        </w:rPr>
        <w:t>l,hot</w:t>
      </w:r>
      <w:proofErr w:type="spellEnd"/>
      <w:r w:rsidR="005E3CFF">
        <w:t xml:space="preserve"> </w:t>
      </w:r>
      <w:r w:rsidR="005E3CFF" w:rsidRPr="005E3CFF">
        <w:t xml:space="preserve">calculates the total head loss in the hot fluid flow path by combining contributions from major losses in a 57-inch length of pipe and minor losses associated with a ball valve. The major loss term considers frictional losses occurring along the specified length of the pipe, </w:t>
      </w:r>
      <w:r w:rsidR="000939DE" w:rsidRPr="005E3CFF">
        <w:t>considering</w:t>
      </w:r>
      <w:r w:rsidR="005E3CFF" w:rsidRPr="005E3CFF">
        <w:t xml:space="preserve"> factors such as length, diameter, velocity, and gravitational acceleration. Meanwhile, the minor loss term quantifies the additional head loss introduced by the presence of a ball valve in the hot fluid pathway.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
        <w:gridCol w:w="8297"/>
        <w:gridCol w:w="616"/>
      </w:tblGrid>
      <w:tr w:rsidR="00E85D77" w14:paraId="0EEF8414" w14:textId="77777777" w:rsidTr="00E261F0">
        <w:tc>
          <w:tcPr>
            <w:tcW w:w="447" w:type="dxa"/>
          </w:tcPr>
          <w:p w14:paraId="2138CC15" w14:textId="77777777" w:rsidR="00E85D77" w:rsidRDefault="00E85D77" w:rsidP="00BA1185"/>
        </w:tc>
        <w:tc>
          <w:tcPr>
            <w:tcW w:w="8297" w:type="dxa"/>
          </w:tcPr>
          <w:p w14:paraId="1AFA1600" w14:textId="59FC4C0C" w:rsidR="00E85D77" w:rsidRPr="00E85D77" w:rsidRDefault="00000000" w:rsidP="00BA1185">
            <m:oMathPara>
              <m:oMath>
                <m:sSub>
                  <m:sSubPr>
                    <m:ctrlPr>
                      <w:rPr>
                        <w:rFonts w:ascii="Cambria Math" w:hAnsi="Cambria Math"/>
                        <w:i/>
                      </w:rPr>
                    </m:ctrlPr>
                  </m:sSubPr>
                  <m:e>
                    <m:r>
                      <w:rPr>
                        <w:rFonts w:ascii="Cambria Math" w:hAnsi="Cambria Math"/>
                      </w:rPr>
                      <m:t>h</m:t>
                    </m:r>
                  </m:e>
                  <m:sub>
                    <m:r>
                      <w:rPr>
                        <w:rFonts w:ascii="Cambria Math" w:hAnsi="Cambria Math"/>
                      </w:rPr>
                      <m:t>l, hot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 major (57")</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 minor,ball</m:t>
                    </m:r>
                  </m:sub>
                </m:sSub>
              </m:oMath>
            </m:oMathPara>
          </w:p>
        </w:tc>
        <w:tc>
          <w:tcPr>
            <w:tcW w:w="616" w:type="dxa"/>
          </w:tcPr>
          <w:p w14:paraId="072AC5B6" w14:textId="5BC7EA38" w:rsidR="00E85D77" w:rsidRDefault="00E85D77" w:rsidP="00BA1185">
            <w:r>
              <w:t>(</w:t>
            </w:r>
            <w:fldSimple w:instr=" SEQ Equation \* MERGEFORMAT ">
              <w:r>
                <w:rPr>
                  <w:noProof/>
                </w:rPr>
                <w:t>24</w:t>
              </w:r>
            </w:fldSimple>
            <w:r>
              <w:t>)</w:t>
            </w:r>
          </w:p>
        </w:tc>
      </w:tr>
    </w:tbl>
    <w:p w14:paraId="17297707" w14:textId="77777777" w:rsidR="008C62DC" w:rsidRDefault="00E261F0" w:rsidP="00BA1185">
      <w:r>
        <w:t xml:space="preserve">The </w:t>
      </w:r>
      <w:r w:rsidRPr="00E261F0">
        <w:t xml:space="preserve">pressure drop </w:t>
      </w:r>
      <w:r w:rsidR="00335A13">
        <w:t xml:space="preserve">occurring </w:t>
      </w:r>
      <w:r w:rsidRPr="00E261F0">
        <w:t>in the fluid flow and is calculated as a function of the Darcy-Weisbach friction factor (f), fluid density (ρ), mean velocity (u</w:t>
      </w:r>
      <w:r>
        <w:rPr>
          <w:vertAlign w:val="subscript"/>
        </w:rPr>
        <w:t>m</w:t>
      </w:r>
      <w:r w:rsidRPr="00E261F0">
        <w:t>), hydraulic diameter (D</w:t>
      </w:r>
      <w:r>
        <w:rPr>
          <w:vertAlign w:val="subscript"/>
        </w:rPr>
        <w:t>h</w:t>
      </w:r>
      <w:r w:rsidRPr="00E261F0">
        <w:t xml:space="preserve">), and length of the pipe (L).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8C62DC" w14:paraId="28E1D937" w14:textId="77777777" w:rsidTr="009F50C3">
        <w:tc>
          <w:tcPr>
            <w:tcW w:w="450" w:type="dxa"/>
          </w:tcPr>
          <w:p w14:paraId="209ED3A8" w14:textId="77777777" w:rsidR="008C62DC" w:rsidRDefault="008C62DC" w:rsidP="00BA1185"/>
        </w:tc>
        <w:tc>
          <w:tcPr>
            <w:tcW w:w="8370" w:type="dxa"/>
          </w:tcPr>
          <w:p w14:paraId="082AAA47" w14:textId="6B951544" w:rsidR="008C62DC" w:rsidRPr="004E0496" w:rsidRDefault="0004652B" w:rsidP="00BA1185">
            <m:oMathPara>
              <m:oMath>
                <m:r>
                  <w:rPr>
                    <w:rFonts w:ascii="Cambria Math" w:hAnsi="Cambria Math"/>
                  </w:rPr>
                  <m:t>∆P=f*</m:t>
                </m:r>
                <m:f>
                  <m:fPr>
                    <m:ctrlPr>
                      <w:rPr>
                        <w:rFonts w:ascii="Cambria Math" w:hAnsi="Cambria Math"/>
                        <w:i/>
                      </w:rPr>
                    </m:ctrlPr>
                  </m:fPr>
                  <m:num>
                    <m:r>
                      <w:rPr>
                        <w:rFonts w:ascii="Cambria Math" w:hAnsi="Cambria Math"/>
                      </w:rPr>
                      <m:t>ρ</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m</m:t>
                            </m:r>
                          </m:sub>
                        </m:sSub>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*L</m:t>
                </m:r>
              </m:oMath>
            </m:oMathPara>
          </w:p>
        </w:tc>
        <w:tc>
          <w:tcPr>
            <w:tcW w:w="530" w:type="dxa"/>
          </w:tcPr>
          <w:p w14:paraId="67D31BE4" w14:textId="6E8B4DEA" w:rsidR="008C62DC" w:rsidRDefault="008C62DC" w:rsidP="00BA1185">
            <w:r>
              <w:t>(</w:t>
            </w:r>
            <w:fldSimple w:instr=" SEQ Equation \* MERGEFORMAT ">
              <w:r>
                <w:rPr>
                  <w:noProof/>
                </w:rPr>
                <w:t>25</w:t>
              </w:r>
            </w:fldSimple>
            <w:r>
              <w:t>)</w:t>
            </w:r>
          </w:p>
        </w:tc>
      </w:tr>
    </w:tbl>
    <w:p w14:paraId="341FDEEE" w14:textId="2CC7F4F3" w:rsidR="000939DE" w:rsidRDefault="00E261F0" w:rsidP="00BA1185">
      <w:r w:rsidRPr="00E261F0">
        <w:t>This expression captures the impact of various parameters on the pressure loss, providing a quantitative measure of the resistance encountered by the fluid as it flows through the system. The result, ∆P, is crucial for assessing the energy requirements and efficiency of the piping network.</w:t>
      </w:r>
    </w:p>
    <w:p w14:paraId="07EB382F" w14:textId="77777777" w:rsidR="000D177F" w:rsidRDefault="001D49F6" w:rsidP="00BA1185">
      <w:r w:rsidRPr="001D49F6">
        <w:lastRenderedPageBreak/>
        <w:t>The equation for turbulent flow entrance length, L</w:t>
      </w:r>
      <w:r w:rsidR="00D746C7">
        <w:rPr>
          <w:vertAlign w:val="subscript"/>
        </w:rPr>
        <w:t>e</w:t>
      </w:r>
      <w:r w:rsidRPr="001D49F6">
        <w:t>, is vital for determining the distance required for the flow to transition into fully developed turbulent conditions. It is calculated using a correlation involving the Reynolds number (</w:t>
      </w:r>
      <w:proofErr w:type="spellStart"/>
      <w:r w:rsidRPr="001D49F6">
        <w:t>Re</w:t>
      </w:r>
      <w:r w:rsidR="009704AD">
        <w:rPr>
          <w:vertAlign w:val="subscript"/>
        </w:rPr>
        <w:t>D</w:t>
      </w:r>
      <w:proofErr w:type="spellEnd"/>
      <w:r w:rsidRPr="001D49F6">
        <w:t>) and the hydraulic diameter (D</w:t>
      </w:r>
      <w:r w:rsidR="009704AD">
        <w:rPr>
          <w:vertAlign w:val="subscript"/>
        </w:rPr>
        <w:t>h</w:t>
      </w:r>
      <w:r w:rsidRPr="001D49F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0D177F" w14:paraId="35F4F849" w14:textId="77777777" w:rsidTr="00BB0FD2">
        <w:trPr>
          <w:trHeight w:val="522"/>
        </w:trPr>
        <w:tc>
          <w:tcPr>
            <w:tcW w:w="450" w:type="dxa"/>
          </w:tcPr>
          <w:p w14:paraId="6244A9A6" w14:textId="77777777" w:rsidR="000D177F" w:rsidRDefault="000D177F" w:rsidP="00BA1185"/>
        </w:tc>
        <w:tc>
          <w:tcPr>
            <w:tcW w:w="8370" w:type="dxa"/>
          </w:tcPr>
          <w:p w14:paraId="7F2D4295" w14:textId="129D412F" w:rsidR="000D177F" w:rsidRPr="00D12743" w:rsidRDefault="00000000" w:rsidP="00BA1185">
            <m:oMathPara>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=4.4*</m:t>
                </m:r>
                <m:sSup>
                  <m:sSupPr>
                    <m:ctrlPr>
                      <w:rPr>
                        <w:rFonts w:ascii="Cambria Math" w:hAnsi="Cambria Math"/>
                        <w:i/>
                      </w:rPr>
                    </m:ctrlPr>
                  </m:sSupPr>
                  <m:e>
                    <m:sSub>
                      <m:sSubPr>
                        <m:ctrlPr>
                          <w:rPr>
                            <w:rFonts w:ascii="Cambria Math" w:hAnsi="Cambria Math"/>
                            <w:i/>
                          </w:rPr>
                        </m:ctrlPr>
                      </m:sSubPr>
                      <m:e>
                        <m:r>
                          <w:rPr>
                            <w:rFonts w:ascii="Cambria Math" w:hAnsi="Cambria Math"/>
                          </w:rPr>
                          <m:t>Re</m:t>
                        </m:r>
                      </m:e>
                      <m:sub>
                        <m:r>
                          <w:rPr>
                            <w:rFonts w:ascii="Cambria Math" w:hAnsi="Cambria Math"/>
                          </w:rPr>
                          <m:t>D</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m:t>
                    </m:r>
                  </m:sub>
                </m:sSub>
              </m:oMath>
            </m:oMathPara>
          </w:p>
        </w:tc>
        <w:tc>
          <w:tcPr>
            <w:tcW w:w="530" w:type="dxa"/>
          </w:tcPr>
          <w:p w14:paraId="066042F2" w14:textId="26B7D946" w:rsidR="000D177F" w:rsidRDefault="000D177F" w:rsidP="00BA1185">
            <w:r>
              <w:t>(</w:t>
            </w:r>
            <w:fldSimple w:instr=" SEQ Equation \* MERGEFORMAT ">
              <w:r>
                <w:rPr>
                  <w:noProof/>
                </w:rPr>
                <w:t>26</w:t>
              </w:r>
            </w:fldSimple>
            <w:r>
              <w:t>)</w:t>
            </w:r>
          </w:p>
        </w:tc>
      </w:tr>
    </w:tbl>
    <w:p w14:paraId="6FFAEF26" w14:textId="77777777" w:rsidR="0093254C" w:rsidRDefault="001D49F6" w:rsidP="00BA1185">
      <w:r w:rsidRPr="001D49F6">
        <w:t>This length is instrumental in understanding when the fluid flow achieves a stable, fully turbulent profile, which is essential for accurate heat transfer and pressure drop predictions within the heat exchanger.</w:t>
      </w:r>
      <w:r w:rsidR="00A04938">
        <w:t xml:space="preserve"> </w:t>
      </w:r>
      <w:r w:rsidR="004C5A1A" w:rsidRPr="004C5A1A">
        <w:t>The turbulent thermal entrance length, L</w:t>
      </w:r>
      <w:r w:rsidR="0093254C">
        <w:rPr>
          <w:vertAlign w:val="subscript"/>
        </w:rPr>
        <w:t>th</w:t>
      </w:r>
      <w:r w:rsidR="004C5A1A" w:rsidRPr="004C5A1A">
        <w:t>, is determined by the hydraulic diameter (D</w:t>
      </w:r>
      <w:r w:rsidR="0093254C">
        <w:rPr>
          <w:vertAlign w:val="subscript"/>
        </w:rPr>
        <w:t>h</w:t>
      </w:r>
      <w:r w:rsidR="004C5A1A" w:rsidRPr="004C5A1A">
        <w:t xml:space="preserve">) and provides the distance over which the temperature profile stabilizes as the fluid enters the heat exchanger.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296"/>
        <w:gridCol w:w="616"/>
      </w:tblGrid>
      <w:tr w:rsidR="00FC1085" w14:paraId="2986A24A" w14:textId="77777777" w:rsidTr="00BB0FD2">
        <w:trPr>
          <w:trHeight w:val="441"/>
        </w:trPr>
        <w:tc>
          <w:tcPr>
            <w:tcW w:w="450" w:type="dxa"/>
          </w:tcPr>
          <w:p w14:paraId="4AEDAF34" w14:textId="77777777" w:rsidR="00FC1085" w:rsidRDefault="00FC1085" w:rsidP="00BA1185"/>
        </w:tc>
        <w:tc>
          <w:tcPr>
            <w:tcW w:w="8370" w:type="dxa"/>
          </w:tcPr>
          <w:p w14:paraId="1B674BE3" w14:textId="58C615C1" w:rsidR="00FC1085" w:rsidRPr="00FC1085" w:rsidRDefault="00000000" w:rsidP="00BA1185">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=10*</m:t>
                </m:r>
                <m:sSub>
                  <m:sSubPr>
                    <m:ctrlPr>
                      <w:rPr>
                        <w:rFonts w:ascii="Cambria Math" w:hAnsi="Cambria Math"/>
                        <w:i/>
                      </w:rPr>
                    </m:ctrlPr>
                  </m:sSubPr>
                  <m:e>
                    <m:r>
                      <w:rPr>
                        <w:rFonts w:ascii="Cambria Math" w:hAnsi="Cambria Math"/>
                      </w:rPr>
                      <m:t>D</m:t>
                    </m:r>
                  </m:e>
                  <m:sub>
                    <m:r>
                      <w:rPr>
                        <w:rFonts w:ascii="Cambria Math" w:hAnsi="Cambria Math"/>
                      </w:rPr>
                      <m:t>h</m:t>
                    </m:r>
                  </m:sub>
                </m:sSub>
              </m:oMath>
            </m:oMathPara>
          </w:p>
        </w:tc>
        <w:tc>
          <w:tcPr>
            <w:tcW w:w="530" w:type="dxa"/>
          </w:tcPr>
          <w:p w14:paraId="64D70FD1" w14:textId="4F3905C6" w:rsidR="00FC1085" w:rsidRDefault="00FC1085" w:rsidP="00BA1185">
            <w:r>
              <w:t>(</w:t>
            </w:r>
            <w:fldSimple w:instr=" SEQ Equation \* MERGEFORMAT ">
              <w:r>
                <w:rPr>
                  <w:noProof/>
                </w:rPr>
                <w:t>27</w:t>
              </w:r>
            </w:fldSimple>
            <w:r>
              <w:t>)</w:t>
            </w:r>
          </w:p>
        </w:tc>
      </w:tr>
    </w:tbl>
    <w:p w14:paraId="0BEB1C68" w14:textId="13543ECD" w:rsidR="001D49F6" w:rsidRDefault="004C5A1A" w:rsidP="00BA1185">
      <w:r w:rsidRPr="004C5A1A">
        <w:t>This length is critical for predicting when the thermal conditions within the heat exchanger reach a fully developed turbulent state. A precise understanding of the turbulent thermal entrance length is essential for accurate thermal analysis and optimal heat exchange efficiency.</w:t>
      </w:r>
      <w:r w:rsidR="001046E9">
        <w:t xml:space="preserve"> </w:t>
      </w:r>
    </w:p>
    <w:p w14:paraId="3D8A64AC" w14:textId="303AFD05" w:rsidR="00687170" w:rsidRPr="005A70B6" w:rsidRDefault="00687170" w:rsidP="00BA1185">
      <w:pPr>
        <w:pStyle w:val="Heading2"/>
      </w:pPr>
      <w:bookmarkStart w:id="18" w:name="_Toc153663480"/>
      <w:r w:rsidRPr="005A70B6">
        <w:t>Sample Calculation</w:t>
      </w:r>
      <w:bookmarkEnd w:id="18"/>
      <w:r w:rsidRPr="005A70B6">
        <w:t xml:space="preserve"> </w:t>
      </w:r>
    </w:p>
    <w:p w14:paraId="55D2FF87" w14:textId="352B3374" w:rsidR="001F46E7" w:rsidRPr="005A70B6" w:rsidRDefault="001F46E7" w:rsidP="001F46E7">
      <w:r>
        <w:t xml:space="preserve">All the constants </w:t>
      </w:r>
      <w:r w:rsidR="00521A5D">
        <w:t>used throughout the calculations</w:t>
      </w:r>
      <w:r>
        <w:t xml:space="preserve"> were determined </w:t>
      </w:r>
      <w:r w:rsidR="00E34EAA">
        <w:t xml:space="preserve">using linear interpolation and the two initial </w:t>
      </w:r>
      <w:r w:rsidR="00521A5D">
        <w:t xml:space="preserve">hot and cold temperatures. </w:t>
      </w:r>
    </w:p>
    <w:p w14:paraId="3B53B893" w14:textId="77777777" w:rsidR="00DE0C0D" w:rsidRPr="00EF06EC" w:rsidRDefault="00DE0C0D" w:rsidP="00DE0C0D">
      <w:pPr>
        <w:rPr>
          <w:rFonts w:eastAsiaTheme="minorEastAsia"/>
          <w:b/>
          <w:bCs/>
        </w:rPr>
      </w:pPr>
      <w:r w:rsidRPr="00EF06EC">
        <w:rPr>
          <w:rFonts w:eastAsiaTheme="minorEastAsia"/>
          <w:b/>
          <w:bCs/>
        </w:rPr>
        <w:t>Hot Constants</w:t>
      </w:r>
    </w:p>
    <w:p w14:paraId="15DCB101" w14:textId="77777777" w:rsidR="00DE0C0D" w:rsidRPr="00701F48" w:rsidRDefault="00DE0C0D" w:rsidP="00DE0C0D">
      <w:pPr>
        <w:pStyle w:val="ListParagraph"/>
        <w:numPr>
          <w:ilvl w:val="0"/>
          <w:numId w:val="6"/>
        </w:numPr>
        <w:rPr>
          <w:rFonts w:eastAsiaTheme="minorEastAsia"/>
        </w:rPr>
      </w:pPr>
      <w:r w:rsidRPr="00701F48">
        <w:rPr>
          <w:rFonts w:eastAsiaTheme="minorEastAsia"/>
        </w:rPr>
        <w:t>Hot flow rate: m = 0.1 L/s</w:t>
      </w:r>
    </w:p>
    <w:p w14:paraId="4E7F1F6C" w14:textId="77777777" w:rsidR="00DE0C0D" w:rsidRPr="00701F48" w:rsidRDefault="00DE0C0D" w:rsidP="00DE0C0D">
      <w:pPr>
        <w:pStyle w:val="ListParagraph"/>
        <w:numPr>
          <w:ilvl w:val="0"/>
          <w:numId w:val="6"/>
        </w:numPr>
        <w:rPr>
          <w:rFonts w:eastAsiaTheme="minorEastAsia"/>
        </w:rPr>
      </w:pPr>
      <w:r w:rsidRPr="00701F48">
        <w:rPr>
          <w:rFonts w:eastAsiaTheme="minorEastAsia"/>
        </w:rPr>
        <w:t xml:space="preserve">Hot temperature: </w:t>
      </w:r>
      <w:r w:rsidRPr="008F2691">
        <w:rPr>
          <w:rFonts w:eastAsiaTheme="minorEastAsia"/>
        </w:rPr>
        <w:t>T</w:t>
      </w:r>
      <w:r>
        <w:rPr>
          <w:rFonts w:eastAsiaTheme="minorEastAsia"/>
          <w:vertAlign w:val="subscript"/>
        </w:rPr>
        <w:t>h</w:t>
      </w:r>
      <w:r w:rsidRPr="00701F48">
        <w:rPr>
          <w:rFonts w:eastAsiaTheme="minorEastAsia"/>
        </w:rPr>
        <w:t xml:space="preserve"> = 65 ℃</w:t>
      </w:r>
    </w:p>
    <w:p w14:paraId="7DE54494" w14:textId="77777777" w:rsidR="00DE0C0D" w:rsidRPr="000C431D" w:rsidRDefault="00DE0C0D" w:rsidP="00DE0C0D">
      <w:pPr>
        <w:pStyle w:val="ListParagraph"/>
        <w:numPr>
          <w:ilvl w:val="0"/>
          <w:numId w:val="6"/>
        </w:numPr>
        <w:rPr>
          <w:rFonts w:eastAsiaTheme="minorEastAsia"/>
        </w:rPr>
      </w:pPr>
      <w:r w:rsidRPr="00701F48">
        <w:rPr>
          <w:rFonts w:eastAsiaTheme="minorEastAsia"/>
        </w:rPr>
        <w:t xml:space="preserve">k = 0.6585 </w:t>
      </w:r>
      <m:oMath>
        <m:f>
          <m:fPr>
            <m:ctrlPr>
              <w:rPr>
                <w:rFonts w:ascii="Cambria Math" w:eastAsiaTheme="minorEastAsia" w:hAnsi="Cambria Math"/>
              </w:rPr>
            </m:ctrlPr>
          </m:fPr>
          <m:num>
            <m:r>
              <m:rPr>
                <m:sty m:val="p"/>
              </m:rPr>
              <w:rPr>
                <w:rFonts w:ascii="Cambria Math" w:eastAsiaTheme="minorEastAsia" w:hAnsi="Cambria Math"/>
              </w:rPr>
              <m:t>W</m:t>
            </m:r>
          </m:num>
          <m:den>
            <m:r>
              <m:rPr>
                <m:sty m:val="p"/>
              </m:rPr>
              <w:rPr>
                <w:rFonts w:ascii="Cambria Math" w:eastAsiaTheme="minorEastAsia" w:hAnsi="Cambria Math"/>
              </w:rPr>
              <m:t>m∙K</m:t>
            </m:r>
          </m:den>
        </m:f>
      </m:oMath>
    </w:p>
    <w:p w14:paraId="5F84D381" w14:textId="77777777" w:rsidR="00DE0C0D" w:rsidRPr="00701F48" w:rsidRDefault="00DE0C0D" w:rsidP="00DE0C0D">
      <w:pPr>
        <w:pStyle w:val="ListParagraph"/>
        <w:numPr>
          <w:ilvl w:val="0"/>
          <w:numId w:val="6"/>
        </w:numPr>
        <w:rPr>
          <w:rFonts w:eastAsiaTheme="minorEastAsia"/>
        </w:rPr>
      </w:pPr>
      <w:proofErr w:type="spellStart"/>
      <w:r w:rsidRPr="00701F48">
        <w:rPr>
          <w:rFonts w:eastAsiaTheme="minorEastAsia"/>
        </w:rPr>
        <w:t>Pr</w:t>
      </w:r>
      <w:proofErr w:type="spellEnd"/>
      <w:r w:rsidRPr="00701F48">
        <w:rPr>
          <w:rFonts w:eastAsiaTheme="minorEastAsia"/>
        </w:rPr>
        <w:t xml:space="preserve"> = 2.7414</w:t>
      </w:r>
    </w:p>
    <w:p w14:paraId="05B2F1E1" w14:textId="77777777" w:rsidR="00DE0C0D" w:rsidRPr="00701F48" w:rsidRDefault="00000000" w:rsidP="00DE0C0D">
      <w:pPr>
        <w:pStyle w:val="ListParagraph"/>
        <w:numPr>
          <w:ilvl w:val="0"/>
          <w:numId w:val="6"/>
        </w:numPr>
        <w:rPr>
          <w:rFonts w:eastAsiaTheme="minorEastAsia"/>
        </w:rPr>
      </w:pP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 </m:t>
        </m:r>
      </m:oMath>
      <w:r w:rsidR="00DE0C0D" w:rsidRPr="00701F48">
        <w:rPr>
          <w:rFonts w:eastAsiaTheme="minorEastAsia"/>
        </w:rPr>
        <w:t xml:space="preserve">= 4187.3 </w:t>
      </w:r>
      <m:oMath>
        <m:f>
          <m:fPr>
            <m:ctrlPr>
              <w:rPr>
                <w:rFonts w:ascii="Cambria Math" w:eastAsiaTheme="minorEastAsia" w:hAnsi="Cambria Math"/>
                <w:iCs/>
              </w:rPr>
            </m:ctrlPr>
          </m:fPr>
          <m:num>
            <m:r>
              <m:rPr>
                <m:sty m:val="p"/>
              </m:rPr>
              <w:rPr>
                <w:rFonts w:ascii="Cambria Math" w:eastAsiaTheme="minorEastAsia" w:hAnsi="Cambria Math"/>
              </w:rPr>
              <m:t>kJ</m:t>
            </m:r>
          </m:num>
          <m:den>
            <m:r>
              <m:rPr>
                <m:sty m:val="p"/>
              </m:rPr>
              <w:rPr>
                <w:rFonts w:ascii="Cambria Math" w:eastAsiaTheme="minorEastAsia" w:hAnsi="Cambria Math"/>
              </w:rPr>
              <m:t>kg∙K</m:t>
            </m:r>
          </m:den>
        </m:f>
      </m:oMath>
    </w:p>
    <w:p w14:paraId="3CF5FB70" w14:textId="77777777" w:rsidR="00DE0C0D" w:rsidRPr="00701F48" w:rsidRDefault="00DE0C0D" w:rsidP="00DE0C0D">
      <w:pPr>
        <w:pStyle w:val="ListParagraph"/>
        <w:numPr>
          <w:ilvl w:val="0"/>
          <w:numId w:val="6"/>
        </w:numPr>
        <w:rPr>
          <w:rFonts w:eastAsiaTheme="minorEastAsia"/>
        </w:rPr>
      </w:pPr>
      <w:r w:rsidRPr="00701F48">
        <w:rPr>
          <w:rFonts w:eastAsiaTheme="minorEastAsia"/>
        </w:rPr>
        <w:t xml:space="preserve">μ = 0.000432 </w:t>
      </w:r>
      <m:oMath>
        <m:f>
          <m:fPr>
            <m:ctrlPr>
              <w:rPr>
                <w:rFonts w:ascii="Cambria Math" w:eastAsiaTheme="minorEastAsia" w:hAnsi="Cambria Math"/>
              </w:rPr>
            </m:ctrlPr>
          </m:fPr>
          <m:num>
            <m:r>
              <m:rPr>
                <m:sty m:val="p"/>
              </m:rPr>
              <w:rPr>
                <w:rFonts w:ascii="Cambria Math" w:eastAsiaTheme="minorEastAsia" w:hAnsi="Cambria Math"/>
              </w:rPr>
              <m:t>N∙s</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den>
        </m:f>
      </m:oMath>
    </w:p>
    <w:p w14:paraId="43BBC217" w14:textId="77777777" w:rsidR="00DE0C0D" w:rsidRDefault="00DE0C0D" w:rsidP="00DE0C0D">
      <w:pPr>
        <w:pStyle w:val="ListParagraph"/>
        <w:numPr>
          <w:ilvl w:val="0"/>
          <w:numId w:val="6"/>
        </w:numPr>
        <w:rPr>
          <w:rFonts w:eastAsiaTheme="minorEastAsia"/>
        </w:rPr>
      </w:pPr>
      <w:r w:rsidRPr="00701F48">
        <w:rPr>
          <w:rFonts w:eastAsiaTheme="minorEastAsia"/>
        </w:rPr>
        <w:t xml:space="preserve">ρ = 979.5 </w:t>
      </w:r>
      <m:oMath>
        <m:f>
          <m:fPr>
            <m:ctrlPr>
              <w:rPr>
                <w:rFonts w:ascii="Cambria Math" w:eastAsiaTheme="minorEastAsia" w:hAnsi="Cambria Math"/>
              </w:rPr>
            </m:ctrlPr>
          </m:fPr>
          <m:num>
            <m:r>
              <m:rPr>
                <m:sty m:val="p"/>
              </m:rPr>
              <w:rPr>
                <w:rFonts w:ascii="Cambria Math" w:eastAsiaTheme="minorEastAsia" w:hAnsi="Cambria Math"/>
              </w:rPr>
              <m:t>kg</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oMath>
    </w:p>
    <w:p w14:paraId="1511D45C" w14:textId="77777777" w:rsidR="00DE0C0D" w:rsidRDefault="00000000" w:rsidP="00DE0C0D">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h,i</m:t>
            </m:r>
          </m:sub>
        </m:sSub>
        <m:r>
          <w:rPr>
            <w:rFonts w:ascii="Cambria Math" w:eastAsiaTheme="minorEastAsia" w:hAnsi="Cambria Math"/>
          </w:rPr>
          <m:t xml:space="preserve">=0.0254 </m:t>
        </m:r>
      </m:oMath>
      <w:r w:rsidR="00DE0C0D">
        <w:rPr>
          <w:rFonts w:eastAsiaTheme="minorEastAsia"/>
        </w:rPr>
        <w:t>m</w:t>
      </w:r>
    </w:p>
    <w:p w14:paraId="43664178" w14:textId="6AEF3CCA" w:rsidR="00DE0C0D" w:rsidRPr="009044B4" w:rsidRDefault="00000000" w:rsidP="00DE0C0D">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m:t>
            </m:r>
          </m:sub>
        </m:sSub>
        <m:r>
          <w:rPr>
            <w:rFonts w:ascii="Cambria Math" w:eastAsiaTheme="minorEastAsia" w:hAnsi="Cambria Math"/>
          </w:rPr>
          <m:t>=0.0286</m:t>
        </m:r>
      </m:oMath>
      <w:r w:rsidR="00DE0C0D">
        <w:rPr>
          <w:rFonts w:eastAsiaTheme="minorEastAsia"/>
        </w:rPr>
        <w:t xml:space="preserve"> m</w:t>
      </w:r>
    </w:p>
    <w:p w14:paraId="44EA60E6" w14:textId="77777777" w:rsidR="00DE0C0D" w:rsidRPr="00EF06EC" w:rsidRDefault="00DE0C0D" w:rsidP="00DE0C0D">
      <w:pPr>
        <w:rPr>
          <w:rFonts w:eastAsiaTheme="minorEastAsia"/>
          <w:b/>
          <w:bCs/>
        </w:rPr>
      </w:pPr>
      <w:r w:rsidRPr="00EF06EC">
        <w:rPr>
          <w:rFonts w:eastAsiaTheme="minorEastAsia"/>
          <w:b/>
          <w:bCs/>
        </w:rPr>
        <w:t xml:space="preserve">Hot Calculations </w:t>
      </w:r>
    </w:p>
    <w:p w14:paraId="6E943C41" w14:textId="77777777" w:rsidR="00DE0C0D" w:rsidRPr="00BB7D38" w:rsidRDefault="00000000" w:rsidP="00DE0C0D">
      <w:pPr>
        <w:spacing w:line="360" w:lineRule="auto"/>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π</m:t>
              </m:r>
            </m:num>
            <m:den>
              <m:r>
                <w:rPr>
                  <w:rFonts w:ascii="Cambria Math" w:eastAsiaTheme="minorEastAsia" w:hAnsi="Cambria Math"/>
                </w:rPr>
                <m:t>4</m:t>
              </m:r>
            </m:den>
          </m:f>
          <m:sSup>
            <m:sSupPr>
              <m:ctrlPr>
                <w:rPr>
                  <w:rFonts w:ascii="Cambria Math" w:eastAsiaTheme="minorEastAsia" w:hAnsi="Cambria Math"/>
                  <w:i/>
                  <w:iCs/>
                </w:rPr>
              </m:ctrlPr>
            </m:sSupPr>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h,i</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π</m:t>
              </m:r>
            </m:num>
            <m:den>
              <m:r>
                <w:rPr>
                  <w:rFonts w:ascii="Cambria Math" w:eastAsiaTheme="minorEastAsia" w:hAnsi="Cambria Math"/>
                </w:rPr>
                <m:t>4</m:t>
              </m:r>
            </m:den>
          </m:f>
          <m:sSup>
            <m:sSupPr>
              <m:ctrlPr>
                <w:rPr>
                  <w:rFonts w:ascii="Cambria Math" w:eastAsiaTheme="minorEastAsia" w:hAnsi="Cambria Math"/>
                  <w:i/>
                  <w:iCs/>
                </w:rPr>
              </m:ctrlPr>
            </m:sSupPr>
            <m:e>
              <m:r>
                <w:rPr>
                  <w:rFonts w:ascii="Cambria Math" w:eastAsiaTheme="minorEastAsia" w:hAnsi="Cambria Math"/>
                </w:rPr>
                <m:t>0.0254</m:t>
              </m:r>
            </m:e>
            <m:sup>
              <m:r>
                <w:rPr>
                  <w:rFonts w:ascii="Cambria Math" w:eastAsiaTheme="minorEastAsia" w:hAnsi="Cambria Math"/>
                </w:rPr>
                <m:t>2</m:t>
              </m:r>
            </m:sup>
          </m:sSup>
          <m:r>
            <w:rPr>
              <w:rFonts w:ascii="Cambria Math" w:eastAsiaTheme="minorEastAsia" w:hAnsi="Cambria Math"/>
            </w:rPr>
            <m:t>=5.067×</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oMath>
      </m:oMathPara>
    </w:p>
    <w:p w14:paraId="47D88E9C" w14:textId="77777777" w:rsidR="00DE0C0D" w:rsidRPr="00DE638F" w:rsidRDefault="001967FD" w:rsidP="00DE0C0D">
      <w:pPr>
        <w:spacing w:line="360" w:lineRule="auto"/>
        <w:rPr>
          <w:rFonts w:eastAsiaTheme="minorEastAsia"/>
          <w:iCs/>
        </w:rPr>
      </w:pPr>
      <m:oMathPara>
        <m:oMathParaPr>
          <m:jc m:val="left"/>
        </m:oMathParaPr>
        <m:oMath>
          <m:r>
            <m:rPr>
              <m:sty m:val="p"/>
            </m:rPr>
            <w:rPr>
              <w:rFonts w:ascii="Cambria Math" w:eastAsiaTheme="minorEastAsia" w:hAnsi="Cambria Math"/>
            </w:rPr>
            <m:t xml:space="preserve">v= </m:t>
          </m:r>
          <m:f>
            <m:fPr>
              <m:ctrlPr>
                <w:rPr>
                  <w:rFonts w:ascii="Cambria Math" w:eastAsiaTheme="minorEastAsia" w:hAnsi="Cambria Math"/>
                  <w:iCs/>
                </w:rPr>
              </m:ctrlPr>
            </m:fPr>
            <m:num>
              <m:acc>
                <m:accPr>
                  <m:chr m:val="̇"/>
                  <m:ctrlPr>
                    <w:rPr>
                      <w:rFonts w:ascii="Cambria Math" w:eastAsiaTheme="minorEastAsia" w:hAnsi="Cambria Math"/>
                      <w:iCs/>
                    </w:rPr>
                  </m:ctrlPr>
                </m:accPr>
                <m:e>
                  <m:r>
                    <m:rPr>
                      <m:sty m:val="p"/>
                    </m:rPr>
                    <w:rPr>
                      <w:rFonts w:ascii="Cambria Math" w:eastAsiaTheme="minorEastAsia" w:hAnsi="Cambria Math"/>
                    </w:rPr>
                    <m:t>m</m:t>
                  </m:r>
                </m:e>
              </m:acc>
            </m:num>
            <m:den>
              <m:r>
                <m:rPr>
                  <m:sty m:val="p"/>
                </m:rPr>
                <w:rPr>
                  <w:rFonts w:ascii="Cambria Math" w:eastAsiaTheme="minorEastAsia" w:hAnsi="Cambria Math"/>
                </w:rPr>
                <m:t>ρ</m:t>
              </m:r>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0.1</m:t>
              </m:r>
            </m:num>
            <m:den>
              <m:r>
                <m:rPr>
                  <m:sty m:val="p"/>
                </m:rPr>
                <w:rPr>
                  <w:rFonts w:ascii="Cambria Math" w:eastAsiaTheme="minorEastAsia" w:hAnsi="Cambria Math"/>
                </w:rPr>
                <m:t>979.5*</m:t>
              </m:r>
              <m:r>
                <w:rPr>
                  <w:rFonts w:ascii="Cambria Math" w:eastAsiaTheme="minorEastAsia" w:hAnsi="Cambria Math"/>
                </w:rPr>
                <m:t>5.067×</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 xml:space="preserve">=0.2015 </m:t>
          </m:r>
          <m:f>
            <m:fPr>
              <m:ctrlPr>
                <w:rPr>
                  <w:rFonts w:ascii="Cambria Math" w:eastAsiaTheme="minorEastAsia" w:hAnsi="Cambria Math"/>
                  <w:i/>
                  <w:iCs/>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 xml:space="preserve"> </m:t>
          </m:r>
        </m:oMath>
      </m:oMathPara>
    </w:p>
    <w:p w14:paraId="162467D9" w14:textId="701F1BDA" w:rsidR="00DE0C0D" w:rsidRPr="009044B4" w:rsidRDefault="001967FD" w:rsidP="00DE0C0D">
      <w:pPr>
        <w:rPr>
          <w:rFonts w:eastAsiaTheme="minorEastAsia"/>
        </w:rPr>
      </w:pPr>
      <m:oMathPara>
        <m:oMathParaPr>
          <m:jc m:val="left"/>
        </m:oMathParaPr>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D</m:t>
              </m:r>
            </m:sub>
          </m:sSub>
          <m:r>
            <w:rPr>
              <w:rFonts w:ascii="Cambria Math" w:hAnsi="Cambria Math"/>
            </w:rPr>
            <m:t>=</m:t>
          </m:r>
          <m:f>
            <m:fPr>
              <m:ctrlPr>
                <w:rPr>
                  <w:rFonts w:ascii="Cambria Math" w:hAnsi="Cambria Math"/>
                </w:rPr>
              </m:ctrlPr>
            </m:fPr>
            <m:num>
              <m:r>
                <w:rPr>
                  <w:rFonts w:ascii="Cambria Math" w:hAnsi="Cambria Math"/>
                </w:rPr>
                <m:t>ρ</m:t>
              </m:r>
              <m:r>
                <m:rPr>
                  <m:sty m:val="p"/>
                </m:rPr>
                <w:rPr>
                  <w:rFonts w:ascii="Cambria Math" w:hAnsi="Cambria Math"/>
                </w:rPr>
                <m:t>vD</m:t>
              </m:r>
            </m:num>
            <m:den>
              <m:r>
                <w:rPr>
                  <w:rFonts w:ascii="Cambria Math" w:hAnsi="Cambria Math"/>
                </w:rPr>
                <m:t>μ</m:t>
              </m:r>
            </m:den>
          </m:f>
          <m:r>
            <w:rPr>
              <w:rFonts w:ascii="Cambria Math" w:eastAsiaTheme="minorEastAsia" w:hAnsi="Cambria Math"/>
            </w:rPr>
            <m:t>=</m:t>
          </m:r>
          <m:f>
            <m:fPr>
              <m:ctrlPr>
                <w:rPr>
                  <w:rFonts w:ascii="Cambria Math" w:hAnsi="Cambria Math"/>
                </w:rPr>
              </m:ctrlPr>
            </m:fPr>
            <m:num>
              <m:r>
                <m:rPr>
                  <m:sty m:val="p"/>
                </m:rPr>
                <w:rPr>
                  <w:rFonts w:ascii="Cambria Math" w:eastAsiaTheme="minorEastAsia" w:hAnsi="Cambria Math"/>
                </w:rPr>
                <m:t>979.5</m:t>
              </m:r>
              <m:r>
                <m:rPr>
                  <m:sty m:val="p"/>
                </m:rPr>
                <w:rPr>
                  <w:rFonts w:ascii="Cambria Math" w:eastAsiaTheme="minorEastAsia" w:hAnsi="Cambria Math" w:cs="Cambria Math"/>
                </w:rPr>
                <m:t>*</m:t>
              </m:r>
              <m:r>
                <w:rPr>
                  <w:rFonts w:ascii="Cambria Math" w:eastAsiaTheme="minorEastAsia" w:hAnsi="Cambria Math"/>
                </w:rPr>
                <m:t>0.2015*0.0254</m:t>
              </m:r>
            </m:num>
            <m:den>
              <m:r>
                <m:rPr>
                  <m:sty m:val="p"/>
                </m:rPr>
                <w:rPr>
                  <w:rFonts w:ascii="Cambria Math" w:eastAsiaTheme="minorEastAsia" w:hAnsi="Cambria Math"/>
                </w:rPr>
                <m:t xml:space="preserve">0.000432 </m:t>
              </m:r>
            </m:den>
          </m:f>
          <m:r>
            <w:rPr>
              <w:rFonts w:ascii="Cambria Math" w:hAnsi="Cambria Math"/>
            </w:rPr>
            <m:t>=11597.6</m:t>
          </m:r>
        </m:oMath>
      </m:oMathPara>
    </w:p>
    <w:p w14:paraId="0DB0AB8E" w14:textId="77777777" w:rsidR="00DE0C0D" w:rsidRPr="006E5ED3" w:rsidRDefault="001967FD" w:rsidP="00DE0C0D">
      <w:pPr>
        <w:spacing w:after="0" w:line="360" w:lineRule="auto"/>
        <w:rPr>
          <w:rFonts w:eastAsiaTheme="minorEastAsia"/>
        </w:rPr>
      </w:pPr>
      <m:oMathPara>
        <m:oMathParaPr>
          <m:jc m:val="left"/>
        </m:oMathParaPr>
        <m:oMath>
          <m:r>
            <w:rPr>
              <w:rFonts w:ascii="Cambria Math" w:hAnsi="Cambria Math"/>
            </w:rPr>
            <w:lastRenderedPageBreak/>
            <m:t>f=-1.8</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3.7D</m:t>
                              </m:r>
                            </m:den>
                          </m:f>
                        </m:e>
                      </m:d>
                    </m:e>
                    <m:sup>
                      <m:r>
                        <w:rPr>
                          <w:rFonts w:ascii="Cambria Math" w:hAnsi="Cambria Math"/>
                        </w:rPr>
                        <m:t>1.11</m:t>
                      </m:r>
                    </m:sup>
                  </m:sSup>
                  <m:r>
                    <w:rPr>
                      <w:rFonts w:ascii="Cambria Math" w:hAnsi="Cambria Math"/>
                    </w:rPr>
                    <m:t>+</m:t>
                  </m:r>
                  <m:f>
                    <m:fPr>
                      <m:ctrlPr>
                        <w:rPr>
                          <w:rFonts w:ascii="Cambria Math" w:hAnsi="Cambria Math"/>
                        </w:rPr>
                      </m:ctrlPr>
                    </m:fPr>
                    <m:num>
                      <m:r>
                        <w:rPr>
                          <w:rFonts w:ascii="Cambria Math" w:hAnsi="Cambria Math"/>
                        </w:rPr>
                        <m:t>6.9</m:t>
                      </m:r>
                    </m:num>
                    <m:den>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D</m:t>
                          </m:r>
                        </m:sub>
                      </m:sSub>
                    </m:den>
                  </m:f>
                </m:e>
              </m:d>
            </m:e>
          </m:func>
          <m:r>
            <w:rPr>
              <w:rFonts w:ascii="Cambria Math" w:hAnsi="Cambria Math"/>
            </w:rPr>
            <m:t>=-1.8</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3.7*</m:t>
                              </m:r>
                              <m:r>
                                <w:rPr>
                                  <w:rFonts w:ascii="Cambria Math" w:eastAsiaTheme="minorEastAsia" w:hAnsi="Cambria Math"/>
                                </w:rPr>
                                <m:t>0.0254</m:t>
                              </m:r>
                            </m:den>
                          </m:f>
                        </m:e>
                      </m:d>
                    </m:e>
                    <m:sup>
                      <m:r>
                        <w:rPr>
                          <w:rFonts w:ascii="Cambria Math" w:hAnsi="Cambria Math"/>
                        </w:rPr>
                        <m:t>1.11</m:t>
                      </m:r>
                    </m:sup>
                  </m:sSup>
                  <m:r>
                    <w:rPr>
                      <w:rFonts w:ascii="Cambria Math" w:hAnsi="Cambria Math"/>
                    </w:rPr>
                    <m:t>+</m:t>
                  </m:r>
                  <m:f>
                    <m:fPr>
                      <m:ctrlPr>
                        <w:rPr>
                          <w:rFonts w:ascii="Cambria Math" w:hAnsi="Cambria Math"/>
                        </w:rPr>
                      </m:ctrlPr>
                    </m:fPr>
                    <m:num>
                      <m:r>
                        <w:rPr>
                          <w:rFonts w:ascii="Cambria Math" w:hAnsi="Cambria Math"/>
                        </w:rPr>
                        <m:t>6.9</m:t>
                      </m:r>
                    </m:num>
                    <m:den>
                      <m:r>
                        <w:rPr>
                          <w:rFonts w:ascii="Cambria Math" w:hAnsi="Cambria Math"/>
                        </w:rPr>
                        <m:t>11597.6</m:t>
                      </m:r>
                    </m:den>
                  </m:f>
                </m:e>
              </m:d>
            </m:e>
          </m:func>
          <m:r>
            <w:rPr>
              <w:rFonts w:ascii="Cambria Math" w:hAnsi="Cambria Math"/>
            </w:rPr>
            <m:t>=0.02973</m:t>
          </m:r>
        </m:oMath>
      </m:oMathPara>
    </w:p>
    <w:p w14:paraId="4DB21125" w14:textId="77777777" w:rsidR="00DE0C0D" w:rsidRPr="00EF06EC" w:rsidRDefault="001967FD" w:rsidP="00DE0C0D">
      <w:pPr>
        <w:spacing w:after="0" w:line="360" w:lineRule="auto"/>
        <w:rPr>
          <w:rFonts w:asciiTheme="minorHAnsi" w:eastAsiaTheme="minorEastAsia" w:hAnsiTheme="minorHAnsi" w:cstheme="minorBidi"/>
        </w:rPr>
      </w:pPr>
      <m:oMathPara>
        <m:oMathParaPr>
          <m:jc m:val="left"/>
        </m:oMathParaPr>
        <m:oMath>
          <m:r>
            <w:rPr>
              <w:rFonts w:ascii="Cambria Math" w:hAnsi="Cambria Math"/>
            </w:rPr>
            <m:t>N</m:t>
          </m:r>
          <m:sSub>
            <m:sSubPr>
              <m:ctrlPr>
                <w:rPr>
                  <w:rFonts w:ascii="Cambria Math" w:hAnsi="Cambria Math"/>
                </w:rPr>
              </m:ctrlPr>
            </m:sSubPr>
            <m:e>
              <m:r>
                <w:rPr>
                  <w:rFonts w:ascii="Cambria Math" w:hAnsi="Cambria Math"/>
                </w:rPr>
                <m:t>u</m:t>
              </m:r>
            </m:e>
            <m:sub>
              <m:r>
                <w:rPr>
                  <w:rFonts w:ascii="Cambria Math" w:hAnsi="Cambria Math"/>
                </w:rPr>
                <m:t>D</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f>
                        <m:fPr>
                          <m:ctrlPr>
                            <w:rPr>
                              <w:rFonts w:ascii="Cambria Math" w:hAnsi="Cambria Math"/>
                              <w:i/>
                            </w:rPr>
                          </m:ctrlPr>
                        </m:fPr>
                        <m:num>
                          <m:r>
                            <w:rPr>
                              <w:rFonts w:ascii="Cambria Math" w:hAnsi="Cambria Math"/>
                            </w:rPr>
                            <m:t>f</m:t>
                          </m:r>
                        </m:num>
                        <m:den>
                          <m:r>
                            <w:rPr>
                              <w:rFonts w:ascii="Cambria Math" w:hAnsi="Cambria Math"/>
                            </w:rPr>
                            <m:t>8</m:t>
                          </m:r>
                        </m:den>
                      </m:f>
                    </m:e>
                  </m:d>
                  <m:d>
                    <m:dPr>
                      <m:ctrlPr>
                        <w:rPr>
                          <w:rFonts w:ascii="Cambria Math" w:hAnsi="Cambria Math"/>
                        </w:rPr>
                      </m:ctrlPr>
                    </m:dPr>
                    <m:e>
                      <m:sSub>
                        <m:sSubPr>
                          <m:ctrlPr>
                            <w:rPr>
                              <w:rFonts w:ascii="Cambria Math" w:hAnsi="Cambria Math"/>
                              <w:i/>
                            </w:rPr>
                          </m:ctrlPr>
                        </m:sSubPr>
                        <m:e>
                          <m:r>
                            <w:rPr>
                              <w:rFonts w:ascii="Cambria Math" w:hAnsi="Cambria Math"/>
                            </w:rPr>
                            <m:t>Re</m:t>
                          </m:r>
                        </m:e>
                        <m:sub>
                          <m:r>
                            <w:rPr>
                              <w:rFonts w:ascii="Cambria Math" w:hAnsi="Cambria Math"/>
                            </w:rPr>
                            <m:t>D</m:t>
                          </m:r>
                        </m:sub>
                      </m:sSub>
                      <m:r>
                        <w:rPr>
                          <w:rFonts w:ascii="Cambria Math" w:hAnsi="Cambria Math"/>
                        </w:rPr>
                        <m:t>-1000</m:t>
                      </m:r>
                    </m:e>
                  </m:d>
                  <m:r>
                    <w:rPr>
                      <w:rFonts w:ascii="Cambria Math" w:hAnsi="Cambria Math"/>
                    </w:rPr>
                    <m:t>Pr</m:t>
                  </m:r>
                </m:e>
              </m:d>
            </m:num>
            <m:den>
              <m:r>
                <w:rPr>
                  <w:rFonts w:ascii="Cambria Math" w:hAnsi="Cambria Math"/>
                </w:rPr>
                <m:t>1+12.7</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f</m:t>
                          </m:r>
                        </m:num>
                        <m:den>
                          <m:r>
                            <w:rPr>
                              <w:rFonts w:ascii="Cambria Math" w:hAnsi="Cambria Math"/>
                            </w:rPr>
                            <m:t>8</m:t>
                          </m:r>
                        </m:den>
                      </m:f>
                    </m:e>
                  </m:d>
                </m:e>
                <m:sup>
                  <m:f>
                    <m:fPr>
                      <m:ctrlPr>
                        <w:rPr>
                          <w:rFonts w:ascii="Cambria Math" w:hAnsi="Cambria Math"/>
                        </w:rPr>
                      </m:ctrlPr>
                    </m:fPr>
                    <m:num>
                      <m:r>
                        <w:rPr>
                          <w:rFonts w:ascii="Cambria Math" w:hAnsi="Cambria Math"/>
                        </w:rPr>
                        <m:t>1</m:t>
                      </m:r>
                    </m:num>
                    <m:den>
                      <m:r>
                        <w:rPr>
                          <w:rFonts w:ascii="Cambria Math" w:hAnsi="Cambria Math"/>
                        </w:rPr>
                        <m:t>2</m:t>
                      </m:r>
                    </m:den>
                  </m:f>
                </m:sup>
              </m:sSup>
              <m:d>
                <m:dPr>
                  <m:ctrlPr>
                    <w:rPr>
                      <w:rFonts w:ascii="Cambria Math" w:hAnsi="Cambria Math"/>
                    </w:rPr>
                  </m:ctrlPr>
                </m:dPr>
                <m:e>
                  <m:sSup>
                    <m:sSupPr>
                      <m:ctrlPr>
                        <w:rPr>
                          <w:rFonts w:ascii="Cambria Math" w:hAnsi="Cambria Math"/>
                        </w:rPr>
                      </m:ctrlPr>
                    </m:sSupPr>
                    <m:e>
                      <m:r>
                        <w:rPr>
                          <w:rFonts w:ascii="Cambria Math" w:hAnsi="Cambria Math"/>
                        </w:rPr>
                        <m:t>Pr</m:t>
                      </m:r>
                    </m:e>
                    <m:sup>
                      <m:f>
                        <m:fPr>
                          <m:ctrlPr>
                            <w:rPr>
                              <w:rFonts w:ascii="Cambria Math" w:hAnsi="Cambria Math"/>
                              <w:i/>
                            </w:rPr>
                          </m:ctrlPr>
                        </m:fPr>
                        <m:num>
                          <m:r>
                            <w:rPr>
                              <w:rFonts w:ascii="Cambria Math" w:hAnsi="Cambria Math"/>
                            </w:rPr>
                            <m:t>2</m:t>
                          </m:r>
                        </m:num>
                        <m:den>
                          <m:r>
                            <w:rPr>
                              <w:rFonts w:ascii="Cambria Math" w:hAnsi="Cambria Math"/>
                            </w:rPr>
                            <m:t>3</m:t>
                          </m:r>
                        </m:den>
                      </m:f>
                    </m:sup>
                  </m:sSup>
                  <m:r>
                    <w:rPr>
                      <w:rFonts w:ascii="Cambria Math" w:hAnsi="Cambria Math"/>
                    </w:rPr>
                    <m:t>-1</m:t>
                  </m:r>
                </m:e>
              </m:d>
            </m:den>
          </m:f>
          <m: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f>
                        <m:fPr>
                          <m:ctrlPr>
                            <w:rPr>
                              <w:rFonts w:ascii="Cambria Math" w:hAnsi="Cambria Math"/>
                              <w:i/>
                            </w:rPr>
                          </m:ctrlPr>
                        </m:fPr>
                        <m:num>
                          <m:r>
                            <w:rPr>
                              <w:rFonts w:ascii="Cambria Math" w:hAnsi="Cambria Math"/>
                            </w:rPr>
                            <m:t>0.02973</m:t>
                          </m:r>
                        </m:num>
                        <m:den>
                          <m:r>
                            <w:rPr>
                              <w:rFonts w:ascii="Cambria Math" w:hAnsi="Cambria Math"/>
                            </w:rPr>
                            <m:t>8</m:t>
                          </m:r>
                        </m:den>
                      </m:f>
                    </m:e>
                  </m:d>
                  <m:d>
                    <m:dPr>
                      <m:ctrlPr>
                        <w:rPr>
                          <w:rFonts w:ascii="Cambria Math" w:hAnsi="Cambria Math"/>
                        </w:rPr>
                      </m:ctrlPr>
                    </m:dPr>
                    <m:e>
                      <m:r>
                        <w:rPr>
                          <w:rFonts w:ascii="Cambria Math" w:hAnsi="Cambria Math"/>
                        </w:rPr>
                        <m:t>11597.6-1000</m:t>
                      </m:r>
                    </m:e>
                  </m:d>
                  <m:r>
                    <w:rPr>
                      <w:rFonts w:ascii="Cambria Math" w:hAnsi="Cambria Math"/>
                    </w:rPr>
                    <m:t>*</m:t>
                  </m:r>
                  <m:r>
                    <m:rPr>
                      <m:sty m:val="p"/>
                    </m:rPr>
                    <w:rPr>
                      <w:rFonts w:ascii="Cambria Math" w:eastAsiaTheme="minorEastAsia" w:hAnsi="Cambria Math"/>
                    </w:rPr>
                    <m:t>2.741</m:t>
                  </m:r>
                  <m:r>
                    <m:rPr>
                      <m:sty m:val="p"/>
                    </m:rPr>
                    <w:rPr>
                      <w:rFonts w:ascii="Cambria Math" w:eastAsiaTheme="minorEastAsia"/>
                    </w:rPr>
                    <m:t>4</m:t>
                  </m:r>
                </m:e>
              </m:d>
            </m:num>
            <m:den>
              <m:r>
                <w:rPr>
                  <w:rFonts w:ascii="Cambria Math" w:hAnsi="Cambria Math"/>
                </w:rPr>
                <m:t>1+12.7</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0.02973</m:t>
                          </m:r>
                        </m:num>
                        <m:den>
                          <m:r>
                            <w:rPr>
                              <w:rFonts w:ascii="Cambria Math" w:hAnsi="Cambria Math"/>
                            </w:rPr>
                            <m:t>8</m:t>
                          </m:r>
                        </m:den>
                      </m:f>
                    </m:e>
                  </m:d>
                </m:e>
                <m:sup>
                  <m:f>
                    <m:fPr>
                      <m:ctrlPr>
                        <w:rPr>
                          <w:rFonts w:ascii="Cambria Math" w:hAnsi="Cambria Math"/>
                        </w:rPr>
                      </m:ctrlPr>
                    </m:fPr>
                    <m:num>
                      <m:r>
                        <w:rPr>
                          <w:rFonts w:ascii="Cambria Math" w:hAnsi="Cambria Math"/>
                        </w:rPr>
                        <m:t>1</m:t>
                      </m:r>
                    </m:num>
                    <m:den>
                      <m:r>
                        <w:rPr>
                          <w:rFonts w:ascii="Cambria Math" w:hAnsi="Cambria Math"/>
                        </w:rPr>
                        <m:t>2</m:t>
                      </m:r>
                    </m:den>
                  </m:f>
                </m:sup>
              </m:sSup>
              <m:d>
                <m:dPr>
                  <m:ctrlPr>
                    <w:rPr>
                      <w:rFonts w:ascii="Cambria Math" w:hAnsi="Cambria Math"/>
                    </w:rPr>
                  </m:ctrlPr>
                </m:dPr>
                <m:e>
                  <m:sSup>
                    <m:sSupPr>
                      <m:ctrlPr>
                        <w:rPr>
                          <w:rFonts w:ascii="Cambria Math" w:hAnsi="Cambria Math"/>
                        </w:rPr>
                      </m:ctrlPr>
                    </m:sSupPr>
                    <m:e>
                      <m:r>
                        <m:rPr>
                          <m:sty m:val="p"/>
                        </m:rPr>
                        <w:rPr>
                          <w:rFonts w:ascii="Cambria Math" w:eastAsiaTheme="minorEastAsia" w:hAnsi="Cambria Math"/>
                        </w:rPr>
                        <m:t>2.741</m:t>
                      </m:r>
                      <m:r>
                        <m:rPr>
                          <m:sty m:val="p"/>
                        </m:rPr>
                        <w:rPr>
                          <w:rFonts w:ascii="Cambria Math" w:eastAsiaTheme="minorEastAsia"/>
                        </w:rPr>
                        <m:t>4</m:t>
                      </m:r>
                    </m:e>
                    <m:sup>
                      <m:f>
                        <m:fPr>
                          <m:ctrlPr>
                            <w:rPr>
                              <w:rFonts w:ascii="Cambria Math" w:hAnsi="Cambria Math"/>
                              <w:i/>
                            </w:rPr>
                          </m:ctrlPr>
                        </m:fPr>
                        <m:num>
                          <m:r>
                            <w:rPr>
                              <w:rFonts w:ascii="Cambria Math" w:hAnsi="Cambria Math"/>
                            </w:rPr>
                            <m:t>2</m:t>
                          </m:r>
                        </m:num>
                        <m:den>
                          <m:r>
                            <w:rPr>
                              <w:rFonts w:ascii="Cambria Math" w:hAnsi="Cambria Math"/>
                            </w:rPr>
                            <m:t>3</m:t>
                          </m:r>
                        </m:den>
                      </m:f>
                    </m:sup>
                  </m:sSup>
                  <m:r>
                    <w:rPr>
                      <w:rFonts w:ascii="Cambria Math" w:hAnsi="Cambria Math"/>
                    </w:rPr>
                    <m:t>-1</m:t>
                  </m:r>
                </m:e>
              </m:d>
            </m:den>
          </m:f>
          <m:r>
            <w:rPr>
              <w:rFonts w:ascii="Cambria Math" w:hAnsi="Cambria Math"/>
            </w:rPr>
            <m:t>=61.97</m:t>
          </m:r>
        </m:oMath>
      </m:oMathPara>
    </w:p>
    <w:p w14:paraId="434898E0" w14:textId="77777777" w:rsidR="00DE0C0D" w:rsidRPr="009449FA" w:rsidRDefault="001967FD" w:rsidP="00DE0C0D">
      <w:pPr>
        <w:spacing w:line="360" w:lineRule="auto"/>
        <w:rPr>
          <w:rFonts w:eastAsiaTheme="minorEastAsia"/>
        </w:rPr>
      </w:pPr>
      <m:oMathPara>
        <m:oMathParaPr>
          <m:jc m:val="left"/>
        </m:oMathParaP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Nu</m:t>
                  </m:r>
                </m:e>
                <m:sub>
                  <m:r>
                    <w:rPr>
                      <w:rFonts w:ascii="Cambria Math" w:eastAsiaTheme="minorEastAsia" w:hAnsi="Cambria Math"/>
                    </w:rPr>
                    <m:t>D</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0.6585</m:t>
              </m:r>
              <m:r>
                <m:rPr>
                  <m:sty m:val="p"/>
                </m:rPr>
                <w:rPr>
                  <w:rFonts w:ascii="Cambria Math" w:eastAsiaTheme="minorEastAsia" w:hAnsi="Cambria Math" w:cs="Cambria Math"/>
                </w:rPr>
                <m:t>*</m:t>
              </m:r>
              <m:r>
                <w:rPr>
                  <w:rFonts w:ascii="Cambria Math" w:hAnsi="Cambria Math"/>
                </w:rPr>
                <m:t>61.97</m:t>
              </m:r>
            </m:num>
            <m:den>
              <m:r>
                <w:rPr>
                  <w:rFonts w:ascii="Cambria Math" w:eastAsiaTheme="minorEastAsia" w:hAnsi="Cambria Math"/>
                </w:rPr>
                <m:t>0.0254</m:t>
              </m:r>
            </m:den>
          </m:f>
          <m:r>
            <w:rPr>
              <w:rFonts w:ascii="Cambria Math" w:eastAsiaTheme="minorEastAsia" w:hAnsi="Cambria Math"/>
            </w:rPr>
            <m:t xml:space="preserve">=1606.5 </m:t>
          </m:r>
          <m:f>
            <m:fPr>
              <m:ctrlPr>
                <w:rPr>
                  <w:rFonts w:ascii="Cambria Math" w:eastAsiaTheme="minorEastAsia" w:hAnsi="Cambria Math"/>
                  <w:i/>
                </w:rPr>
              </m:ctrlPr>
            </m:fPr>
            <m:num>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den>
          </m:f>
        </m:oMath>
      </m:oMathPara>
    </w:p>
    <w:p w14:paraId="531D9A72" w14:textId="77777777" w:rsidR="00DE0C0D" w:rsidRPr="001A52B5" w:rsidRDefault="00000000" w:rsidP="00DE0C0D">
      <w:pPr>
        <w:spacing w:line="360" w:lineRule="auto"/>
        <w:rPr>
          <w:rFonts w:eastAsiaTheme="minorEastAsia"/>
          <w:b/>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Cs/>
                    </w:rPr>
                  </m:ctrlPr>
                </m:accPr>
                <m:e>
                  <m:r>
                    <w:rPr>
                      <w:rFonts w:ascii="Cambria Math" w:eastAsiaTheme="minorEastAsia" w:hAnsi="Cambria Math"/>
                    </w:rPr>
                    <m:t>m</m:t>
                  </m:r>
                </m:e>
              </m:acc>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p,h</m:t>
              </m:r>
            </m:sub>
          </m:sSub>
          <m:r>
            <w:rPr>
              <w:rFonts w:ascii="Cambria Math" w:eastAsiaTheme="minorEastAsia" w:hAnsi="Cambria Math"/>
            </w:rPr>
            <m:t>=0.1*4187.3=418.73</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s∙K</m:t>
              </m:r>
            </m:den>
          </m:f>
        </m:oMath>
      </m:oMathPara>
    </w:p>
    <w:p w14:paraId="31BAF5C9" w14:textId="095B0B92" w:rsidR="00DE0C0D" w:rsidRPr="00EF06EC" w:rsidRDefault="00DE0C0D" w:rsidP="001A52B5">
      <w:pPr>
        <w:spacing w:line="360" w:lineRule="auto"/>
        <w:rPr>
          <w:rFonts w:eastAsiaTheme="minorEastAsia"/>
          <w:b/>
          <w:bCs/>
        </w:rPr>
      </w:pPr>
      <w:r w:rsidRPr="00EF06EC">
        <w:rPr>
          <w:rFonts w:eastAsiaTheme="minorEastAsia"/>
          <w:b/>
          <w:bCs/>
        </w:rPr>
        <w:t>Cold Constants</w:t>
      </w:r>
    </w:p>
    <w:p w14:paraId="6C73E8D9" w14:textId="77777777" w:rsidR="00DE0C0D" w:rsidRPr="008F2691" w:rsidRDefault="00DE0C0D" w:rsidP="00DE0C0D">
      <w:pPr>
        <w:pStyle w:val="ListParagraph"/>
        <w:numPr>
          <w:ilvl w:val="0"/>
          <w:numId w:val="6"/>
        </w:numPr>
        <w:rPr>
          <w:rFonts w:eastAsiaTheme="minorEastAsia"/>
        </w:rPr>
      </w:pPr>
      <w:r w:rsidRPr="008F2691">
        <w:rPr>
          <w:rFonts w:eastAsiaTheme="minorEastAsia"/>
        </w:rPr>
        <w:t>Cold flow rate: m = 0.8 L/s</w:t>
      </w:r>
    </w:p>
    <w:p w14:paraId="35B8BBF4" w14:textId="77777777" w:rsidR="00DE0C0D" w:rsidRPr="008F2691" w:rsidRDefault="00DE0C0D" w:rsidP="00DE0C0D">
      <w:pPr>
        <w:pStyle w:val="ListParagraph"/>
        <w:numPr>
          <w:ilvl w:val="0"/>
          <w:numId w:val="6"/>
        </w:numPr>
        <w:rPr>
          <w:rFonts w:eastAsiaTheme="minorEastAsia"/>
        </w:rPr>
      </w:pPr>
      <w:r w:rsidRPr="008F2691">
        <w:rPr>
          <w:rFonts w:eastAsiaTheme="minorEastAsia"/>
        </w:rPr>
        <w:t>Cold temperature: T</w:t>
      </w:r>
      <w:r>
        <w:rPr>
          <w:rFonts w:eastAsiaTheme="minorEastAsia"/>
          <w:vertAlign w:val="subscript"/>
        </w:rPr>
        <w:t>c</w:t>
      </w:r>
      <w:r w:rsidRPr="008F2691">
        <w:rPr>
          <w:rFonts w:eastAsiaTheme="minorEastAsia"/>
        </w:rPr>
        <w:t xml:space="preserve"> = 19 ℃</w:t>
      </w:r>
    </w:p>
    <w:p w14:paraId="0B0F4182" w14:textId="77777777" w:rsidR="00DE0C0D" w:rsidRPr="008F2691" w:rsidRDefault="00DE0C0D" w:rsidP="00DE0C0D">
      <w:pPr>
        <w:pStyle w:val="ListParagraph"/>
        <w:numPr>
          <w:ilvl w:val="0"/>
          <w:numId w:val="6"/>
        </w:numPr>
        <w:rPr>
          <w:rFonts w:eastAsiaTheme="minorEastAsia"/>
        </w:rPr>
      </w:pPr>
      <w:r w:rsidRPr="008F2691">
        <w:rPr>
          <w:rFonts w:eastAsiaTheme="minorEastAsia"/>
        </w:rPr>
        <w:t xml:space="preserve">k = 0.6014 </w:t>
      </w:r>
      <m:oMath>
        <m:f>
          <m:fPr>
            <m:ctrlPr>
              <w:rPr>
                <w:rFonts w:ascii="Cambria Math" w:eastAsiaTheme="minorEastAsia" w:hAnsi="Cambria Math"/>
              </w:rPr>
            </m:ctrlPr>
          </m:fPr>
          <m:num>
            <m:r>
              <m:rPr>
                <m:sty m:val="p"/>
              </m:rPr>
              <w:rPr>
                <w:rFonts w:ascii="Cambria Math" w:eastAsiaTheme="minorEastAsia" w:hAnsi="Cambria Math"/>
              </w:rPr>
              <m:t>W</m:t>
            </m:r>
          </m:num>
          <m:den>
            <m:r>
              <m:rPr>
                <m:sty m:val="p"/>
              </m:rPr>
              <w:rPr>
                <w:rFonts w:ascii="Cambria Math" w:eastAsiaTheme="minorEastAsia" w:hAnsi="Cambria Math"/>
              </w:rPr>
              <m:t>m∙K</m:t>
            </m:r>
          </m:den>
        </m:f>
      </m:oMath>
    </w:p>
    <w:p w14:paraId="6350BEBD" w14:textId="77777777" w:rsidR="00DE0C0D" w:rsidRPr="008F2691" w:rsidRDefault="00DE0C0D" w:rsidP="00DE0C0D">
      <w:pPr>
        <w:pStyle w:val="ListParagraph"/>
        <w:numPr>
          <w:ilvl w:val="0"/>
          <w:numId w:val="6"/>
        </w:numPr>
        <w:rPr>
          <w:rFonts w:eastAsiaTheme="minorEastAsia"/>
        </w:rPr>
      </w:pPr>
      <w:proofErr w:type="spellStart"/>
      <w:r w:rsidRPr="008F2691">
        <w:rPr>
          <w:rFonts w:eastAsiaTheme="minorEastAsia"/>
        </w:rPr>
        <w:t>Pr</w:t>
      </w:r>
      <w:proofErr w:type="spellEnd"/>
      <w:r w:rsidRPr="008F2691">
        <w:rPr>
          <w:rFonts w:eastAsiaTheme="minorEastAsia"/>
        </w:rPr>
        <w:t xml:space="preserve"> = 7.1558</w:t>
      </w:r>
    </w:p>
    <w:p w14:paraId="2BB24070" w14:textId="77777777" w:rsidR="00DE0C0D" w:rsidRPr="008F2691" w:rsidRDefault="00000000" w:rsidP="00DE0C0D">
      <w:pPr>
        <w:pStyle w:val="ListParagraph"/>
        <w:numPr>
          <w:ilvl w:val="0"/>
          <w:numId w:val="6"/>
        </w:numPr>
        <w:rPr>
          <w:rFonts w:eastAsiaTheme="minorEastAsia"/>
        </w:rPr>
      </w:pP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p</m:t>
            </m:r>
          </m:sub>
        </m:sSub>
      </m:oMath>
      <w:r w:rsidR="00DE0C0D" w:rsidRPr="008F2691">
        <w:rPr>
          <w:rFonts w:eastAsiaTheme="minorEastAsia"/>
        </w:rPr>
        <w:t xml:space="preserve">= 4182.7 </w:t>
      </w:r>
      <m:oMath>
        <m:f>
          <m:fPr>
            <m:ctrlPr>
              <w:rPr>
                <w:rFonts w:ascii="Cambria Math" w:eastAsiaTheme="minorEastAsia" w:hAnsi="Cambria Math"/>
                <w:iCs/>
              </w:rPr>
            </m:ctrlPr>
          </m:fPr>
          <m:num>
            <m:r>
              <m:rPr>
                <m:sty m:val="p"/>
              </m:rPr>
              <w:rPr>
                <w:rFonts w:ascii="Cambria Math" w:eastAsiaTheme="minorEastAsia" w:hAnsi="Cambria Math"/>
              </w:rPr>
              <m:t>kJ</m:t>
            </m:r>
          </m:num>
          <m:den>
            <m:r>
              <m:rPr>
                <m:sty m:val="p"/>
              </m:rPr>
              <w:rPr>
                <w:rFonts w:ascii="Cambria Math" w:eastAsiaTheme="minorEastAsia" w:hAnsi="Cambria Math"/>
              </w:rPr>
              <m:t>kg∙K</m:t>
            </m:r>
          </m:den>
        </m:f>
      </m:oMath>
    </w:p>
    <w:p w14:paraId="705ED21D" w14:textId="77777777" w:rsidR="00DE0C0D" w:rsidRPr="008F2691" w:rsidRDefault="00DE0C0D" w:rsidP="00DE0C0D">
      <w:pPr>
        <w:pStyle w:val="ListParagraph"/>
        <w:numPr>
          <w:ilvl w:val="0"/>
          <w:numId w:val="6"/>
        </w:numPr>
        <w:rPr>
          <w:rFonts w:eastAsiaTheme="minorEastAsia"/>
        </w:rPr>
      </w:pPr>
      <w:r w:rsidRPr="008F2691">
        <w:rPr>
          <w:rFonts w:eastAsiaTheme="minorEastAsia"/>
        </w:rPr>
        <w:t>μ = 0.00103</w:t>
      </w:r>
      <m:oMath>
        <m:f>
          <m:fPr>
            <m:ctrlPr>
              <w:rPr>
                <w:rFonts w:ascii="Cambria Math" w:eastAsiaTheme="minorEastAsia" w:hAnsi="Cambria Math"/>
              </w:rPr>
            </m:ctrlPr>
          </m:fPr>
          <m:num>
            <m:r>
              <m:rPr>
                <m:sty m:val="p"/>
              </m:rPr>
              <w:rPr>
                <w:rFonts w:ascii="Cambria Math" w:eastAsiaTheme="minorEastAsia" w:hAnsi="Cambria Math"/>
              </w:rPr>
              <m:t>N∙s</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den>
        </m:f>
      </m:oMath>
    </w:p>
    <w:p w14:paraId="00AFA30B" w14:textId="77777777" w:rsidR="00DE0C0D" w:rsidRDefault="00DE0C0D" w:rsidP="00DE0C0D">
      <w:pPr>
        <w:pStyle w:val="ListParagraph"/>
        <w:numPr>
          <w:ilvl w:val="0"/>
          <w:numId w:val="6"/>
        </w:numPr>
        <w:rPr>
          <w:rFonts w:eastAsiaTheme="minorEastAsia"/>
        </w:rPr>
      </w:pPr>
      <w:r w:rsidRPr="008F2691">
        <w:rPr>
          <w:rFonts w:eastAsiaTheme="minorEastAsia"/>
        </w:rPr>
        <w:t xml:space="preserve">ρ = 998.0 </w:t>
      </w:r>
      <m:oMath>
        <m:f>
          <m:fPr>
            <m:ctrlPr>
              <w:rPr>
                <w:rFonts w:ascii="Cambria Math" w:eastAsiaTheme="minorEastAsia" w:hAnsi="Cambria Math"/>
              </w:rPr>
            </m:ctrlPr>
          </m:fPr>
          <m:num>
            <m:r>
              <m:rPr>
                <m:sty m:val="p"/>
              </m:rPr>
              <w:rPr>
                <w:rFonts w:ascii="Cambria Math" w:eastAsiaTheme="minorEastAsia" w:hAnsi="Cambria Math"/>
              </w:rPr>
              <m:t>kg</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oMath>
    </w:p>
    <w:p w14:paraId="6D0E7DE3" w14:textId="77777777" w:rsidR="00DE0C0D" w:rsidRDefault="00000000" w:rsidP="00DE0C0D">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c,i</m:t>
            </m:r>
          </m:sub>
        </m:sSub>
        <m:r>
          <w:rPr>
            <w:rFonts w:ascii="Cambria Math" w:eastAsiaTheme="minorEastAsia" w:hAnsi="Cambria Math"/>
          </w:rPr>
          <m:t xml:space="preserve">=0.0381 </m:t>
        </m:r>
      </m:oMath>
      <w:r w:rsidR="00DE0C0D">
        <w:rPr>
          <w:rFonts w:eastAsiaTheme="minorEastAsia"/>
        </w:rPr>
        <w:t>m</w:t>
      </w:r>
    </w:p>
    <w:p w14:paraId="600063B4" w14:textId="77777777" w:rsidR="00DE0C0D" w:rsidRPr="000042A1" w:rsidRDefault="00000000" w:rsidP="00DE0C0D">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c,o</m:t>
            </m:r>
          </m:sub>
        </m:sSub>
        <m:r>
          <w:rPr>
            <w:rFonts w:ascii="Cambria Math" w:eastAsiaTheme="minorEastAsia" w:hAnsi="Cambria Math"/>
          </w:rPr>
          <m:t>=0.0413</m:t>
        </m:r>
      </m:oMath>
      <w:r w:rsidR="00DE0C0D">
        <w:rPr>
          <w:rFonts w:eastAsiaTheme="minorEastAsia"/>
        </w:rPr>
        <w:t xml:space="preserve"> m</w:t>
      </w:r>
    </w:p>
    <w:p w14:paraId="09FDC789" w14:textId="77777777" w:rsidR="00DE0C0D" w:rsidRPr="00EF06EC" w:rsidRDefault="00DE0C0D" w:rsidP="00DE0C0D">
      <w:pPr>
        <w:spacing w:line="360" w:lineRule="auto"/>
        <w:rPr>
          <w:rFonts w:eastAsiaTheme="minorEastAsia"/>
          <w:b/>
          <w:bCs/>
        </w:rPr>
      </w:pPr>
      <w:r w:rsidRPr="00EF06EC">
        <w:rPr>
          <w:rFonts w:eastAsiaTheme="minorEastAsia"/>
          <w:b/>
          <w:bCs/>
        </w:rPr>
        <w:t xml:space="preserve">Cold Calculations </w:t>
      </w:r>
    </w:p>
    <w:p w14:paraId="67DC8FC2" w14:textId="77777777" w:rsidR="00DE0C0D" w:rsidRPr="00054BA3" w:rsidRDefault="00000000" w:rsidP="00DE0C0D">
      <w:pPr>
        <w:spacing w:line="360" w:lineRule="auto"/>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π</m:t>
              </m:r>
            </m:num>
            <m:den>
              <m:r>
                <w:rPr>
                  <w:rFonts w:ascii="Cambria Math" w:eastAsiaTheme="minorEastAsia" w:hAnsi="Cambria Math"/>
                </w:rPr>
                <m:t>4</m:t>
              </m:r>
            </m:den>
          </m:f>
          <m:sSup>
            <m:sSupPr>
              <m:ctrlPr>
                <w:rPr>
                  <w:rFonts w:ascii="Cambria Math" w:eastAsiaTheme="minorEastAsia" w:hAnsi="Cambria Math"/>
                  <w:i/>
                  <w:iCs/>
                </w:rPr>
              </m:ctrlPr>
            </m:sSup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h,o</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π</m:t>
              </m:r>
            </m:num>
            <m:den>
              <m:r>
                <w:rPr>
                  <w:rFonts w:ascii="Cambria Math" w:eastAsiaTheme="minorEastAsia" w:hAnsi="Cambria Math"/>
                </w:rPr>
                <m:t>4</m:t>
              </m:r>
            </m:den>
          </m:f>
          <m:sSup>
            <m:sSupPr>
              <m:ctrlPr>
                <w:rPr>
                  <w:rFonts w:ascii="Cambria Math" w:eastAsiaTheme="minorEastAsia" w:hAnsi="Cambria Math"/>
                  <w:i/>
                  <w:iCs/>
                </w:rPr>
              </m:ctrlPr>
            </m:sSupPr>
            <m:e>
              <m:r>
                <w:rPr>
                  <w:rFonts w:ascii="Cambria Math" w:eastAsiaTheme="minorEastAsia" w:hAnsi="Cambria Math"/>
                </w:rPr>
                <m:t>(0.0381-0.0413)</m:t>
              </m:r>
            </m:e>
            <m:sup>
              <m:r>
                <w:rPr>
                  <w:rFonts w:ascii="Cambria Math" w:eastAsiaTheme="minorEastAsia" w:hAnsi="Cambria Math"/>
                </w:rPr>
                <m:t>2</m:t>
              </m:r>
            </m:sup>
          </m:sSup>
          <m:r>
            <w:rPr>
              <w:rFonts w:ascii="Cambria Math" w:eastAsiaTheme="minorEastAsia" w:hAnsi="Cambria Math"/>
            </w:rPr>
            <m:t>=4.977×</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-4</m:t>
              </m:r>
            </m:sup>
          </m:sSup>
          <m:sSup>
            <m:sSupPr>
              <m:ctrlPr>
                <w:rPr>
                  <w:rFonts w:ascii="Cambria Math" w:eastAsiaTheme="minorEastAsia" w:hAnsi="Cambria Math"/>
                  <w:i/>
                  <w:iCs/>
                </w:rPr>
              </m:ctrlPr>
            </m:sSupPr>
            <m:e>
              <m:r>
                <w:rPr>
                  <w:rFonts w:ascii="Cambria Math" w:eastAsiaTheme="minorEastAsia" w:hAnsi="Cambria Math"/>
                </w:rPr>
                <m:t xml:space="preserve"> m</m:t>
              </m:r>
            </m:e>
            <m:sup>
              <m:r>
                <w:rPr>
                  <w:rFonts w:ascii="Cambria Math" w:eastAsiaTheme="minorEastAsia" w:hAnsi="Cambria Math"/>
                </w:rPr>
                <m:t>2</m:t>
              </m:r>
            </m:sup>
          </m:sSup>
        </m:oMath>
      </m:oMathPara>
    </w:p>
    <w:p w14:paraId="13840023" w14:textId="77777777" w:rsidR="00DE0C0D" w:rsidRPr="005066DC" w:rsidRDefault="00000000" w:rsidP="00DE0C0D">
      <w:pPr>
        <w:spacing w:line="360" w:lineRule="auto"/>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h,c</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4*</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m:t>
                  </m:r>
                </m:sub>
              </m:sSub>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4*</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m:t>
                  </m:r>
                </m:sub>
              </m:sSub>
            </m:num>
            <m:den>
              <m:r>
                <w:rPr>
                  <w:rFonts w:ascii="Cambria Math" w:eastAsiaTheme="minorEastAsia" w:hAnsi="Cambria Math"/>
                </w:rPr>
                <m:t>P</m:t>
              </m:r>
            </m:den>
          </m:f>
          <m:r>
            <w:rPr>
              <w:rFonts w:ascii="Cambria Math" w:eastAsiaTheme="minorEastAsia" w:hAnsi="Cambria Math"/>
            </w:rPr>
            <m:t>=0.01667 m</m:t>
          </m:r>
        </m:oMath>
      </m:oMathPara>
    </w:p>
    <w:p w14:paraId="4A05FF74" w14:textId="77777777" w:rsidR="00DE0C0D" w:rsidRPr="00DE638F" w:rsidRDefault="001967FD" w:rsidP="00DE0C0D">
      <w:pPr>
        <w:spacing w:line="360" w:lineRule="auto"/>
        <w:rPr>
          <w:rFonts w:eastAsiaTheme="minorEastAsia"/>
          <w:iCs/>
        </w:rPr>
      </w:pPr>
      <m:oMathPara>
        <m:oMathParaPr>
          <m:jc m:val="left"/>
        </m:oMathParaPr>
        <m:oMath>
          <m:r>
            <m:rPr>
              <m:sty m:val="p"/>
            </m:rPr>
            <w:rPr>
              <w:rFonts w:ascii="Cambria Math" w:eastAsiaTheme="minorEastAsia" w:hAnsi="Cambria Math"/>
            </w:rPr>
            <m:t xml:space="preserve">v= </m:t>
          </m:r>
          <m:f>
            <m:fPr>
              <m:ctrlPr>
                <w:rPr>
                  <w:rFonts w:ascii="Cambria Math" w:eastAsiaTheme="minorEastAsia" w:hAnsi="Cambria Math"/>
                  <w:iCs/>
                </w:rPr>
              </m:ctrlPr>
            </m:fPr>
            <m:num>
              <m:acc>
                <m:accPr>
                  <m:chr m:val="̇"/>
                  <m:ctrlPr>
                    <w:rPr>
                      <w:rFonts w:ascii="Cambria Math" w:eastAsiaTheme="minorEastAsia" w:hAnsi="Cambria Math"/>
                      <w:iCs/>
                    </w:rPr>
                  </m:ctrlPr>
                </m:accPr>
                <m:e>
                  <m:r>
                    <m:rPr>
                      <m:sty m:val="p"/>
                    </m:rPr>
                    <w:rPr>
                      <w:rFonts w:ascii="Cambria Math" w:eastAsiaTheme="minorEastAsia" w:hAnsi="Cambria Math"/>
                    </w:rPr>
                    <m:t>m</m:t>
                  </m:r>
                </m:e>
              </m:acc>
            </m:num>
            <m:den>
              <m:r>
                <m:rPr>
                  <m:sty m:val="p"/>
                </m:rPr>
                <w:rPr>
                  <w:rFonts w:ascii="Cambria Math" w:eastAsiaTheme="minorEastAsia" w:hAnsi="Cambria Math"/>
                </w:rPr>
                <m:t>ρ</m:t>
              </m:r>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0.8</m:t>
              </m:r>
            </m:num>
            <m:den>
              <m:r>
                <m:rPr>
                  <m:sty m:val="p"/>
                </m:rPr>
                <w:rPr>
                  <w:rFonts w:ascii="Cambria Math" w:eastAsiaTheme="minorEastAsia" w:hAnsi="Cambria Math"/>
                </w:rPr>
                <m:t>998.0*</m:t>
              </m:r>
              <m:r>
                <w:rPr>
                  <w:rFonts w:ascii="Cambria Math" w:eastAsiaTheme="minorEastAsia" w:hAnsi="Cambria Math"/>
                </w:rPr>
                <m:t>4.977×</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=1.61</m:t>
          </m:r>
          <m:f>
            <m:fPr>
              <m:ctrlPr>
                <w:rPr>
                  <w:rFonts w:ascii="Cambria Math" w:eastAsiaTheme="minorEastAsia" w:hAnsi="Cambria Math"/>
                  <w:i/>
                  <w:iCs/>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 xml:space="preserve"> </m:t>
          </m:r>
        </m:oMath>
      </m:oMathPara>
    </w:p>
    <w:p w14:paraId="6325DC95" w14:textId="77777777" w:rsidR="00DE0C0D" w:rsidRPr="005642B3" w:rsidRDefault="001967FD" w:rsidP="00DE0C0D">
      <w:pPr>
        <w:rPr>
          <w:rFonts w:eastAsiaTheme="minorEastAsia"/>
        </w:rPr>
      </w:pPr>
      <m:oMathPara>
        <m:oMathParaPr>
          <m:jc m:val="left"/>
        </m:oMathParaPr>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D</m:t>
              </m:r>
            </m:sub>
          </m:sSub>
          <m:r>
            <w:rPr>
              <w:rFonts w:ascii="Cambria Math" w:hAnsi="Cambria Math"/>
            </w:rPr>
            <m:t>=</m:t>
          </m:r>
          <m:f>
            <m:fPr>
              <m:ctrlPr>
                <w:rPr>
                  <w:rFonts w:ascii="Cambria Math" w:hAnsi="Cambria Math"/>
                </w:rPr>
              </m:ctrlPr>
            </m:fPr>
            <m:num>
              <m:r>
                <w:rPr>
                  <w:rFonts w:ascii="Cambria Math" w:hAnsi="Cambria Math"/>
                </w:rPr>
                <m:t>ρ</m:t>
              </m:r>
              <m:r>
                <m:rPr>
                  <m:sty m:val="p"/>
                </m:rPr>
                <w:rPr>
                  <w:rFonts w:ascii="Cambria Math" w:hAnsi="Cambria Math"/>
                </w:rPr>
                <m:t>vD</m:t>
              </m:r>
            </m:num>
            <m:den>
              <m:r>
                <w:rPr>
                  <w:rFonts w:ascii="Cambria Math" w:hAnsi="Cambria Math"/>
                </w:rPr>
                <m:t>μ</m:t>
              </m:r>
            </m:den>
          </m:f>
          <m:r>
            <w:rPr>
              <w:rFonts w:ascii="Cambria Math" w:eastAsiaTheme="minorEastAsia" w:hAnsi="Cambria Math"/>
            </w:rPr>
            <m:t>=</m:t>
          </m:r>
          <m:f>
            <m:fPr>
              <m:ctrlPr>
                <w:rPr>
                  <w:rFonts w:ascii="Cambria Math" w:hAnsi="Cambria Math"/>
                </w:rPr>
              </m:ctrlPr>
            </m:fPr>
            <m:num>
              <m:r>
                <m:rPr>
                  <m:sty m:val="p"/>
                </m:rPr>
                <w:rPr>
                  <w:rFonts w:ascii="Cambria Math" w:eastAsiaTheme="minorEastAsia" w:hAnsi="Cambria Math"/>
                </w:rPr>
                <m:t>998.0</m:t>
              </m:r>
              <m:r>
                <m:rPr>
                  <m:sty m:val="p"/>
                </m:rPr>
                <w:rPr>
                  <w:rFonts w:ascii="Cambria Math" w:eastAsiaTheme="minorEastAsia" w:hAnsi="Cambria Math" w:cs="Cambria Math"/>
                </w:rPr>
                <m:t>*</m:t>
              </m:r>
              <m:r>
                <w:rPr>
                  <w:rFonts w:ascii="Cambria Math" w:eastAsiaTheme="minorEastAsia" w:hAnsi="Cambria Math"/>
                </w:rPr>
                <m:t>1.61*0.01667</m:t>
              </m:r>
            </m:num>
            <m:den>
              <m:r>
                <m:rPr>
                  <m:sty m:val="p"/>
                </m:rPr>
                <w:rPr>
                  <w:rFonts w:ascii="Cambria Math" w:eastAsiaTheme="minorEastAsia" w:hAnsi="Cambria Math"/>
                </w:rPr>
                <m:t xml:space="preserve">0.00103 </m:t>
              </m:r>
            </m:den>
          </m:f>
          <m:r>
            <w:rPr>
              <w:rFonts w:ascii="Cambria Math" w:hAnsi="Cambria Math"/>
            </w:rPr>
            <m:t>=26007.3</m:t>
          </m:r>
        </m:oMath>
      </m:oMathPara>
    </w:p>
    <w:p w14:paraId="3E8C18FF" w14:textId="77777777" w:rsidR="00DE0C0D" w:rsidRPr="006E5ED3" w:rsidRDefault="001967FD" w:rsidP="00DE0C0D">
      <w:pPr>
        <w:spacing w:after="0" w:line="360" w:lineRule="auto"/>
        <w:rPr>
          <w:rFonts w:eastAsiaTheme="minorEastAsia"/>
        </w:rPr>
      </w:pPr>
      <m:oMathPara>
        <m:oMathParaPr>
          <m:jc m:val="left"/>
        </m:oMathParaPr>
        <m:oMath>
          <m:r>
            <w:rPr>
              <w:rFonts w:ascii="Cambria Math" w:hAnsi="Cambria Math"/>
            </w:rPr>
            <m:t>f=-1.8</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3.7D</m:t>
                              </m:r>
                            </m:den>
                          </m:f>
                        </m:e>
                      </m:d>
                    </m:e>
                    <m:sup>
                      <m:r>
                        <w:rPr>
                          <w:rFonts w:ascii="Cambria Math" w:hAnsi="Cambria Math"/>
                        </w:rPr>
                        <m:t>1.11</m:t>
                      </m:r>
                    </m:sup>
                  </m:sSup>
                  <m:r>
                    <w:rPr>
                      <w:rFonts w:ascii="Cambria Math" w:hAnsi="Cambria Math"/>
                    </w:rPr>
                    <m:t>+</m:t>
                  </m:r>
                  <m:f>
                    <m:fPr>
                      <m:ctrlPr>
                        <w:rPr>
                          <w:rFonts w:ascii="Cambria Math" w:hAnsi="Cambria Math"/>
                        </w:rPr>
                      </m:ctrlPr>
                    </m:fPr>
                    <m:num>
                      <m:r>
                        <w:rPr>
                          <w:rFonts w:ascii="Cambria Math" w:hAnsi="Cambria Math"/>
                        </w:rPr>
                        <m:t>6.9</m:t>
                      </m:r>
                    </m:num>
                    <m:den>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D</m:t>
                          </m:r>
                        </m:sub>
                      </m:sSub>
                    </m:den>
                  </m:f>
                </m:e>
              </m:d>
            </m:e>
          </m:func>
          <m:r>
            <w:rPr>
              <w:rFonts w:ascii="Cambria Math" w:hAnsi="Cambria Math"/>
            </w:rPr>
            <m:t>=-1.8</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3.7*</m:t>
                              </m:r>
                              <m:r>
                                <w:rPr>
                                  <w:rFonts w:ascii="Cambria Math" w:eastAsiaTheme="minorEastAsia" w:hAnsi="Cambria Math"/>
                                </w:rPr>
                                <m:t>0.01667</m:t>
                              </m:r>
                            </m:den>
                          </m:f>
                        </m:e>
                      </m:d>
                    </m:e>
                    <m:sup>
                      <m:r>
                        <w:rPr>
                          <w:rFonts w:ascii="Cambria Math" w:hAnsi="Cambria Math"/>
                        </w:rPr>
                        <m:t>1.11</m:t>
                      </m:r>
                    </m:sup>
                  </m:sSup>
                  <m:r>
                    <w:rPr>
                      <w:rFonts w:ascii="Cambria Math" w:hAnsi="Cambria Math"/>
                    </w:rPr>
                    <m:t>+</m:t>
                  </m:r>
                  <m:f>
                    <m:fPr>
                      <m:ctrlPr>
                        <w:rPr>
                          <w:rFonts w:ascii="Cambria Math" w:hAnsi="Cambria Math"/>
                        </w:rPr>
                      </m:ctrlPr>
                    </m:fPr>
                    <m:num>
                      <m:r>
                        <w:rPr>
                          <w:rFonts w:ascii="Cambria Math" w:hAnsi="Cambria Math"/>
                        </w:rPr>
                        <m:t>6.9</m:t>
                      </m:r>
                    </m:num>
                    <m:den>
                      <m:r>
                        <w:rPr>
                          <w:rFonts w:ascii="Cambria Math" w:hAnsi="Cambria Math"/>
                        </w:rPr>
                        <m:t>26007.3</m:t>
                      </m:r>
                    </m:den>
                  </m:f>
                </m:e>
              </m:d>
            </m:e>
          </m:func>
          <m:r>
            <w:rPr>
              <w:rFonts w:ascii="Cambria Math" w:hAnsi="Cambria Math"/>
            </w:rPr>
            <m:t>=0.02430</m:t>
          </m:r>
        </m:oMath>
      </m:oMathPara>
    </w:p>
    <w:p w14:paraId="1FA7B273" w14:textId="77777777" w:rsidR="00DE0C0D" w:rsidRPr="006E5ED3" w:rsidRDefault="001967FD" w:rsidP="00DE0C0D">
      <w:pPr>
        <w:spacing w:after="0" w:line="360" w:lineRule="auto"/>
        <w:rPr>
          <w:rFonts w:eastAsiaTheme="minorEastAsia"/>
        </w:rPr>
      </w:pPr>
      <m:oMathPara>
        <m:oMathParaPr>
          <m:jc m:val="left"/>
        </m:oMathParaPr>
        <m:oMath>
          <m:r>
            <w:rPr>
              <w:rFonts w:ascii="Cambria Math" w:hAnsi="Cambria Math"/>
            </w:rPr>
            <w:lastRenderedPageBreak/>
            <m:t>N</m:t>
          </m:r>
          <m:sSub>
            <m:sSubPr>
              <m:ctrlPr>
                <w:rPr>
                  <w:rFonts w:ascii="Cambria Math" w:hAnsi="Cambria Math"/>
                </w:rPr>
              </m:ctrlPr>
            </m:sSubPr>
            <m:e>
              <m:r>
                <w:rPr>
                  <w:rFonts w:ascii="Cambria Math" w:hAnsi="Cambria Math"/>
                </w:rPr>
                <m:t>u</m:t>
              </m:r>
            </m:e>
            <m:sub>
              <m:r>
                <w:rPr>
                  <w:rFonts w:ascii="Cambria Math" w:hAnsi="Cambria Math"/>
                </w:rPr>
                <m:t>D</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f>
                        <m:fPr>
                          <m:ctrlPr>
                            <w:rPr>
                              <w:rFonts w:ascii="Cambria Math" w:hAnsi="Cambria Math"/>
                              <w:i/>
                            </w:rPr>
                          </m:ctrlPr>
                        </m:fPr>
                        <m:num>
                          <m:r>
                            <w:rPr>
                              <w:rFonts w:ascii="Cambria Math" w:hAnsi="Cambria Math"/>
                            </w:rPr>
                            <m:t>f</m:t>
                          </m:r>
                        </m:num>
                        <m:den>
                          <m:r>
                            <w:rPr>
                              <w:rFonts w:ascii="Cambria Math" w:hAnsi="Cambria Math"/>
                            </w:rPr>
                            <m:t>8</m:t>
                          </m:r>
                        </m:den>
                      </m:f>
                    </m:e>
                  </m:d>
                  <m:d>
                    <m:dPr>
                      <m:ctrlPr>
                        <w:rPr>
                          <w:rFonts w:ascii="Cambria Math" w:hAnsi="Cambria Math"/>
                        </w:rPr>
                      </m:ctrlPr>
                    </m:dPr>
                    <m:e>
                      <m:sSub>
                        <m:sSubPr>
                          <m:ctrlPr>
                            <w:rPr>
                              <w:rFonts w:ascii="Cambria Math" w:hAnsi="Cambria Math"/>
                              <w:i/>
                            </w:rPr>
                          </m:ctrlPr>
                        </m:sSubPr>
                        <m:e>
                          <m:r>
                            <w:rPr>
                              <w:rFonts w:ascii="Cambria Math" w:hAnsi="Cambria Math"/>
                            </w:rPr>
                            <m:t>Re</m:t>
                          </m:r>
                        </m:e>
                        <m:sub>
                          <m:r>
                            <w:rPr>
                              <w:rFonts w:ascii="Cambria Math" w:hAnsi="Cambria Math"/>
                            </w:rPr>
                            <m:t>D</m:t>
                          </m:r>
                        </m:sub>
                      </m:sSub>
                      <m:r>
                        <w:rPr>
                          <w:rFonts w:ascii="Cambria Math" w:hAnsi="Cambria Math"/>
                        </w:rPr>
                        <m:t>-1000</m:t>
                      </m:r>
                    </m:e>
                  </m:d>
                  <m:r>
                    <w:rPr>
                      <w:rFonts w:ascii="Cambria Math" w:hAnsi="Cambria Math"/>
                    </w:rPr>
                    <m:t>Pr</m:t>
                  </m:r>
                </m:e>
              </m:d>
            </m:num>
            <m:den>
              <m:r>
                <w:rPr>
                  <w:rFonts w:ascii="Cambria Math" w:hAnsi="Cambria Math"/>
                </w:rPr>
                <m:t>1+12.7</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f</m:t>
                          </m:r>
                        </m:num>
                        <m:den>
                          <m:r>
                            <w:rPr>
                              <w:rFonts w:ascii="Cambria Math" w:hAnsi="Cambria Math"/>
                            </w:rPr>
                            <m:t>8</m:t>
                          </m:r>
                        </m:den>
                      </m:f>
                    </m:e>
                  </m:d>
                </m:e>
                <m:sup>
                  <m:f>
                    <m:fPr>
                      <m:ctrlPr>
                        <w:rPr>
                          <w:rFonts w:ascii="Cambria Math" w:hAnsi="Cambria Math"/>
                        </w:rPr>
                      </m:ctrlPr>
                    </m:fPr>
                    <m:num>
                      <m:r>
                        <w:rPr>
                          <w:rFonts w:ascii="Cambria Math" w:hAnsi="Cambria Math"/>
                        </w:rPr>
                        <m:t>1</m:t>
                      </m:r>
                    </m:num>
                    <m:den>
                      <m:r>
                        <w:rPr>
                          <w:rFonts w:ascii="Cambria Math" w:hAnsi="Cambria Math"/>
                        </w:rPr>
                        <m:t>2</m:t>
                      </m:r>
                    </m:den>
                  </m:f>
                </m:sup>
              </m:sSup>
              <m:d>
                <m:dPr>
                  <m:ctrlPr>
                    <w:rPr>
                      <w:rFonts w:ascii="Cambria Math" w:hAnsi="Cambria Math"/>
                    </w:rPr>
                  </m:ctrlPr>
                </m:dPr>
                <m:e>
                  <m:sSup>
                    <m:sSupPr>
                      <m:ctrlPr>
                        <w:rPr>
                          <w:rFonts w:ascii="Cambria Math" w:hAnsi="Cambria Math"/>
                        </w:rPr>
                      </m:ctrlPr>
                    </m:sSupPr>
                    <m:e>
                      <m:r>
                        <w:rPr>
                          <w:rFonts w:ascii="Cambria Math" w:hAnsi="Cambria Math"/>
                        </w:rPr>
                        <m:t>Pr</m:t>
                      </m:r>
                    </m:e>
                    <m:sup>
                      <m:f>
                        <m:fPr>
                          <m:ctrlPr>
                            <w:rPr>
                              <w:rFonts w:ascii="Cambria Math" w:hAnsi="Cambria Math"/>
                              <w:i/>
                            </w:rPr>
                          </m:ctrlPr>
                        </m:fPr>
                        <m:num>
                          <m:r>
                            <w:rPr>
                              <w:rFonts w:ascii="Cambria Math" w:hAnsi="Cambria Math"/>
                            </w:rPr>
                            <m:t>2</m:t>
                          </m:r>
                        </m:num>
                        <m:den>
                          <m:r>
                            <w:rPr>
                              <w:rFonts w:ascii="Cambria Math" w:hAnsi="Cambria Math"/>
                            </w:rPr>
                            <m:t>3</m:t>
                          </m:r>
                        </m:den>
                      </m:f>
                    </m:sup>
                  </m:sSup>
                  <m:r>
                    <w:rPr>
                      <w:rFonts w:ascii="Cambria Math" w:hAnsi="Cambria Math"/>
                    </w:rPr>
                    <m:t>-1</m:t>
                  </m:r>
                </m:e>
              </m:d>
            </m:den>
          </m:f>
          <m: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f>
                        <m:fPr>
                          <m:ctrlPr>
                            <w:rPr>
                              <w:rFonts w:ascii="Cambria Math" w:hAnsi="Cambria Math"/>
                              <w:i/>
                            </w:rPr>
                          </m:ctrlPr>
                        </m:fPr>
                        <m:num>
                          <m:r>
                            <w:rPr>
                              <w:rFonts w:ascii="Cambria Math" w:hAnsi="Cambria Math"/>
                            </w:rPr>
                            <m:t>0.02430</m:t>
                          </m:r>
                        </m:num>
                        <m:den>
                          <m:r>
                            <w:rPr>
                              <w:rFonts w:ascii="Cambria Math" w:hAnsi="Cambria Math"/>
                            </w:rPr>
                            <m:t>8</m:t>
                          </m:r>
                        </m:den>
                      </m:f>
                    </m:e>
                  </m:d>
                  <m:d>
                    <m:dPr>
                      <m:ctrlPr>
                        <w:rPr>
                          <w:rFonts w:ascii="Cambria Math" w:hAnsi="Cambria Math"/>
                        </w:rPr>
                      </m:ctrlPr>
                    </m:dPr>
                    <m:e>
                      <m:r>
                        <w:rPr>
                          <w:rFonts w:ascii="Cambria Math" w:hAnsi="Cambria Math"/>
                        </w:rPr>
                        <m:t>26007.3-1000</m:t>
                      </m:r>
                    </m:e>
                  </m:d>
                  <m:r>
                    <m:rPr>
                      <m:sty m:val="p"/>
                    </m:rPr>
                    <w:rPr>
                      <w:rFonts w:ascii="Cambria Math" w:eastAsiaTheme="minorEastAsia" w:hAnsi="Cambria Math"/>
                    </w:rPr>
                    <m:t>*7.1558</m:t>
                  </m:r>
                </m:e>
              </m:d>
            </m:num>
            <m:den>
              <m:r>
                <w:rPr>
                  <w:rFonts w:ascii="Cambria Math" w:hAnsi="Cambria Math"/>
                </w:rPr>
                <m:t>1+12.7</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0.02430</m:t>
                          </m:r>
                        </m:num>
                        <m:den>
                          <m:r>
                            <w:rPr>
                              <w:rFonts w:ascii="Cambria Math" w:hAnsi="Cambria Math"/>
                            </w:rPr>
                            <m:t>8</m:t>
                          </m:r>
                        </m:den>
                      </m:f>
                    </m:e>
                  </m:d>
                </m:e>
                <m:sup>
                  <m:f>
                    <m:fPr>
                      <m:ctrlPr>
                        <w:rPr>
                          <w:rFonts w:ascii="Cambria Math" w:hAnsi="Cambria Math"/>
                        </w:rPr>
                      </m:ctrlPr>
                    </m:fPr>
                    <m:num>
                      <m:r>
                        <w:rPr>
                          <w:rFonts w:ascii="Cambria Math" w:hAnsi="Cambria Math"/>
                        </w:rPr>
                        <m:t>1</m:t>
                      </m:r>
                    </m:num>
                    <m:den>
                      <m:r>
                        <w:rPr>
                          <w:rFonts w:ascii="Cambria Math" w:hAnsi="Cambria Math"/>
                        </w:rPr>
                        <m:t>2</m:t>
                      </m:r>
                    </m:den>
                  </m:f>
                </m:sup>
              </m:sSup>
              <m:d>
                <m:dPr>
                  <m:ctrlPr>
                    <w:rPr>
                      <w:rFonts w:ascii="Cambria Math" w:hAnsi="Cambria Math"/>
                    </w:rPr>
                  </m:ctrlPr>
                </m:dPr>
                <m:e>
                  <m:sSup>
                    <m:sSupPr>
                      <m:ctrlPr>
                        <w:rPr>
                          <w:rFonts w:ascii="Cambria Math" w:hAnsi="Cambria Math"/>
                        </w:rPr>
                      </m:ctrlPr>
                    </m:sSupPr>
                    <m:e>
                      <m:r>
                        <m:rPr>
                          <m:sty m:val="p"/>
                        </m:rPr>
                        <w:rPr>
                          <w:rFonts w:ascii="Cambria Math" w:eastAsiaTheme="minorEastAsia" w:hAnsi="Cambria Math"/>
                        </w:rPr>
                        <m:t>7.1558</m:t>
                      </m:r>
                    </m:e>
                    <m:sup>
                      <m:f>
                        <m:fPr>
                          <m:ctrlPr>
                            <w:rPr>
                              <w:rFonts w:ascii="Cambria Math" w:hAnsi="Cambria Math"/>
                              <w:i/>
                            </w:rPr>
                          </m:ctrlPr>
                        </m:fPr>
                        <m:num>
                          <m:r>
                            <w:rPr>
                              <w:rFonts w:ascii="Cambria Math" w:hAnsi="Cambria Math"/>
                            </w:rPr>
                            <m:t>2</m:t>
                          </m:r>
                        </m:num>
                        <m:den>
                          <m:r>
                            <w:rPr>
                              <w:rFonts w:ascii="Cambria Math" w:hAnsi="Cambria Math"/>
                            </w:rPr>
                            <m:t>3</m:t>
                          </m:r>
                        </m:den>
                      </m:f>
                    </m:sup>
                  </m:sSup>
                  <m:r>
                    <w:rPr>
                      <w:rFonts w:ascii="Cambria Math" w:hAnsi="Cambria Math"/>
                    </w:rPr>
                    <m:t>-1</m:t>
                  </m:r>
                </m:e>
              </m:d>
            </m:den>
          </m:f>
          <m:r>
            <w:rPr>
              <w:rFonts w:ascii="Cambria Math" w:hAnsi="Cambria Math"/>
            </w:rPr>
            <m:t>=187.5</m:t>
          </m:r>
        </m:oMath>
      </m:oMathPara>
    </w:p>
    <w:p w14:paraId="7F75A803" w14:textId="77777777" w:rsidR="00DE0C0D" w:rsidRPr="009449FA" w:rsidRDefault="001967FD" w:rsidP="00DE0C0D">
      <w:pPr>
        <w:spacing w:line="360" w:lineRule="auto"/>
        <w:rPr>
          <w:rFonts w:eastAsiaTheme="minorEastAsia"/>
        </w:rPr>
      </w:pPr>
      <m:oMathPara>
        <m:oMathParaPr>
          <m:jc m:val="left"/>
        </m:oMathParaP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Nu</m:t>
                  </m:r>
                </m:e>
                <m:sub>
                  <m:r>
                    <w:rPr>
                      <w:rFonts w:ascii="Cambria Math" w:eastAsiaTheme="minorEastAsia" w:hAnsi="Cambria Math"/>
                    </w:rPr>
                    <m:t>D</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0.6014</m:t>
              </m:r>
              <m:r>
                <m:rPr>
                  <m:sty m:val="p"/>
                </m:rPr>
                <w:rPr>
                  <w:rFonts w:ascii="Cambria Math" w:eastAsiaTheme="minorEastAsia" w:hAnsi="Cambria Math" w:cs="Cambria Math"/>
                </w:rPr>
                <m:t>*</m:t>
              </m:r>
              <m:r>
                <w:rPr>
                  <w:rFonts w:ascii="Cambria Math" w:hAnsi="Cambria Math"/>
                </w:rPr>
                <m:t>187.5</m:t>
              </m:r>
            </m:num>
            <m:den>
              <m:r>
                <w:rPr>
                  <w:rFonts w:ascii="Cambria Math" w:eastAsiaTheme="minorEastAsia" w:hAnsi="Cambria Math"/>
                </w:rPr>
                <m:t>0.01667</m:t>
              </m:r>
            </m:den>
          </m:f>
          <m:r>
            <w:rPr>
              <w:rFonts w:ascii="Cambria Math" w:eastAsiaTheme="minorEastAsia" w:hAnsi="Cambria Math"/>
            </w:rPr>
            <m:t xml:space="preserve">=6764.3 </m:t>
          </m:r>
          <m:f>
            <m:fPr>
              <m:ctrlPr>
                <w:rPr>
                  <w:rFonts w:ascii="Cambria Math" w:eastAsiaTheme="minorEastAsia" w:hAnsi="Cambria Math"/>
                  <w:i/>
                </w:rPr>
              </m:ctrlPr>
            </m:fPr>
            <m:num>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den>
          </m:f>
        </m:oMath>
      </m:oMathPara>
    </w:p>
    <w:p w14:paraId="52D250E7" w14:textId="1468717B" w:rsidR="009044B4" w:rsidRPr="007F02CE" w:rsidRDefault="00000000" w:rsidP="007F02CE">
      <w:pPr>
        <w:spacing w:line="360" w:lineRule="auto"/>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Cs/>
                  </w:rPr>
                </m:ctrlPr>
              </m:accPr>
              <m:e>
                <m:r>
                  <w:rPr>
                    <w:rFonts w:ascii="Cambria Math" w:eastAsiaTheme="minorEastAsia" w:hAnsi="Cambria Math"/>
                  </w:rPr>
                  <m:t>m</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p,c</m:t>
            </m:r>
          </m:sub>
        </m:sSub>
        <m:r>
          <w:rPr>
            <w:rFonts w:ascii="Cambria Math" w:eastAsiaTheme="minorEastAsia" w:hAnsi="Cambria Math"/>
          </w:rPr>
          <m:t>=0.8*</m:t>
        </m:r>
        <m:r>
          <m:rPr>
            <m:sty m:val="p"/>
          </m:rPr>
          <w:rPr>
            <w:rFonts w:ascii="Cambria Math" w:eastAsiaTheme="minorEastAsia" w:hAnsi="Cambria Math"/>
          </w:rPr>
          <m:t>4182.7</m:t>
        </m:r>
        <m:r>
          <w:rPr>
            <w:rFonts w:ascii="Cambria Math" w:eastAsiaTheme="minorEastAsia" w:hAnsi="Cambria Math"/>
          </w:rPr>
          <m:t xml:space="preserve">=3346.2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s∙K</m:t>
            </m:r>
          </m:den>
        </m:f>
      </m:oMath>
      <w:r w:rsidR="009044B4">
        <w:rPr>
          <w:rFonts w:eastAsiaTheme="minorEastAsia"/>
          <w:b/>
          <w:bCs/>
        </w:rPr>
        <w:br w:type="page"/>
      </w:r>
    </w:p>
    <w:p w14:paraId="33FD5A72" w14:textId="48D94900" w:rsidR="00DE0C0D" w:rsidRDefault="00DE0C0D" w:rsidP="00DE0C0D">
      <w:pPr>
        <w:rPr>
          <w:rFonts w:eastAsiaTheme="minorEastAsia"/>
          <w:b/>
          <w:bCs/>
        </w:rPr>
      </w:pPr>
      <w:r w:rsidRPr="002217D7">
        <w:rPr>
          <w:rFonts w:eastAsiaTheme="minorEastAsia"/>
          <w:b/>
          <w:bCs/>
        </w:rPr>
        <w:lastRenderedPageBreak/>
        <w:t>Combined Calculations</w:t>
      </w:r>
      <w:r>
        <w:rPr>
          <w:rFonts w:eastAsiaTheme="minorEastAsia"/>
          <w:b/>
          <w:bCs/>
        </w:rPr>
        <w:t xml:space="preserve"> for Temperature </w:t>
      </w:r>
    </w:p>
    <w:p w14:paraId="198399B0" w14:textId="77777777" w:rsidR="00DE0C0D" w:rsidRPr="00CE1522" w:rsidRDefault="001967FD" w:rsidP="00DE0C0D">
      <w:pPr>
        <w:spacing w:line="360" w:lineRule="auto"/>
        <w:rPr>
          <w:rFonts w:eastAsiaTheme="minorEastAsia"/>
        </w:rPr>
      </w:pPr>
      <m:oMathPara>
        <m:oMathParaPr>
          <m:jc m:val="left"/>
        </m:oMathParaPr>
        <m:oMath>
          <m:r>
            <w:rPr>
              <w:rFonts w:ascii="Cambria Math" w:eastAsiaTheme="minorEastAsia" w:hAnsi="Cambria Math"/>
            </w:rPr>
            <m:t>U=</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h</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h,i</m:t>
                                      </m:r>
                                    </m:sub>
                                  </m:sSub>
                                </m:den>
                              </m:f>
                            </m:e>
                          </m:d>
                        </m:e>
                      </m:func>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c,o</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c,i</m:t>
                                      </m:r>
                                    </m:sub>
                                  </m:sSub>
                                </m:den>
                              </m:f>
                            </m:e>
                          </m:d>
                        </m:e>
                      </m:func>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L</m:t>
                      </m:r>
                    </m:den>
                  </m:f>
                </m:e>
              </m:d>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1606.5</m:t>
                      </m:r>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0.0286</m:t>
                                  </m:r>
                                </m:num>
                                <m:den>
                                  <m:r>
                                    <w:rPr>
                                      <w:rFonts w:ascii="Cambria Math" w:eastAsiaTheme="minorEastAsia" w:hAnsi="Cambria Math"/>
                                    </w:rPr>
                                    <m:t>0.0254</m:t>
                                  </m:r>
                                </m:den>
                              </m:f>
                            </m:e>
                          </m:d>
                        </m:e>
                      </m:func>
                    </m:num>
                    <m:den>
                      <m:r>
                        <w:rPr>
                          <w:rFonts w:ascii="Cambria Math" w:eastAsiaTheme="minorEastAsia" w:hAnsi="Cambria Math"/>
                        </w:rPr>
                        <m:t>2π*398*1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6764.3</m:t>
                      </m:r>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0.0413</m:t>
                                  </m:r>
                                </m:num>
                                <m:den>
                                  <m:r>
                                    <w:rPr>
                                      <w:rFonts w:ascii="Cambria Math" w:eastAsiaTheme="minorEastAsia" w:hAnsi="Cambria Math"/>
                                    </w:rPr>
                                    <m:t>0.0381</m:t>
                                  </m:r>
                                </m:den>
                              </m:f>
                            </m:e>
                          </m:d>
                        </m:e>
                      </m:func>
                    </m:num>
                    <m:den>
                      <m:r>
                        <w:rPr>
                          <w:rFonts w:ascii="Cambria Math" w:eastAsiaTheme="minorEastAsia" w:hAnsi="Cambria Math"/>
                        </w:rPr>
                        <m:t>2π*398*1</m:t>
                      </m:r>
                    </m:den>
                  </m:f>
                </m:e>
              </m:d>
            </m:e>
            <m:sup>
              <m:r>
                <w:rPr>
                  <w:rFonts w:ascii="Cambria Math" w:eastAsiaTheme="minorEastAsia" w:hAnsi="Cambria Math"/>
                </w:rPr>
                <m:t>-1</m:t>
              </m:r>
            </m:sup>
          </m:sSup>
          <m:r>
            <w:rPr>
              <w:rFonts w:ascii="Cambria Math" w:eastAsiaTheme="minorEastAsia" w:hAnsi="Cambria Math"/>
            </w:rPr>
            <m:t xml:space="preserve">=1177.3 </m:t>
          </m:r>
          <m:f>
            <m:fPr>
              <m:ctrlPr>
                <w:rPr>
                  <w:rFonts w:ascii="Cambria Math" w:eastAsiaTheme="minorEastAsia" w:hAnsi="Cambria Math"/>
                  <w:i/>
                </w:rPr>
              </m:ctrlPr>
            </m:fPr>
            <m:num>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den>
          </m:f>
        </m:oMath>
      </m:oMathPara>
    </w:p>
    <w:p w14:paraId="68ABB958" w14:textId="77777777" w:rsidR="00DE0C0D" w:rsidRPr="00CE1522"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Cs/>
                    </w:rPr>
                  </m:ctrlPr>
                </m:accPr>
                <m:e>
                  <m:r>
                    <w:rPr>
                      <w:rFonts w:ascii="Cambria Math" w:eastAsiaTheme="minorEastAsia" w:hAnsi="Cambria Math"/>
                    </w:rPr>
                    <m:t>m</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p,c</m:t>
              </m:r>
            </m:sub>
          </m:sSub>
          <m:r>
            <w:rPr>
              <w:rFonts w:ascii="Cambria Math" w:eastAsiaTheme="minorEastAsia" w:hAnsi="Cambria Math"/>
            </w:rPr>
            <m:t xml:space="preserve">=3346.2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s∙K</m:t>
              </m:r>
            </m:den>
          </m:f>
          <m:r>
            <w:rPr>
              <w:rFonts w:ascii="Cambria Math" w:eastAsiaTheme="minorEastAsia"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max</m:t>
              </m:r>
            </m:sub>
          </m:sSub>
        </m:oMath>
      </m:oMathPara>
    </w:p>
    <w:p w14:paraId="1EF25EF4" w14:textId="77777777" w:rsidR="00DE0C0D" w:rsidRPr="00CE1522" w:rsidRDefault="00000000" w:rsidP="00DE0C0D">
      <w:pPr>
        <w:spacing w:line="360" w:lineRule="auto"/>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Cs/>
                    </w:rPr>
                  </m:ctrlPr>
                </m:accPr>
                <m:e>
                  <m:r>
                    <w:rPr>
                      <w:rFonts w:ascii="Cambria Math" w:eastAsiaTheme="minorEastAsia" w:hAnsi="Cambria Math"/>
                    </w:rPr>
                    <m:t>m</m:t>
                  </m:r>
                </m:e>
              </m:acc>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p,h</m:t>
              </m:r>
            </m:sub>
          </m:sSub>
          <m:r>
            <w:rPr>
              <w:rFonts w:ascii="Cambria Math" w:eastAsiaTheme="minorEastAsia" w:hAnsi="Cambria Math"/>
            </w:rPr>
            <m:t>=418.73</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s∙K</m:t>
              </m:r>
            </m:den>
          </m:f>
          <m:r>
            <w:rPr>
              <w:rFonts w:ascii="Cambria Math" w:eastAsiaTheme="minorEastAsia"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oMath>
      </m:oMathPara>
    </w:p>
    <w:p w14:paraId="53318564" w14:textId="77777777" w:rsidR="00DE0C0D" w:rsidRPr="00CE1522"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3346.2 </m:t>
              </m:r>
            </m:num>
            <m:den>
              <m:r>
                <w:rPr>
                  <w:rFonts w:ascii="Cambria Math" w:eastAsiaTheme="minorEastAsia" w:hAnsi="Cambria Math"/>
                </w:rPr>
                <m:t>418.73</m:t>
              </m:r>
            </m:den>
          </m:f>
          <m:r>
            <w:rPr>
              <w:rFonts w:ascii="Cambria Math" w:eastAsiaTheme="minorEastAsia" w:hAnsi="Cambria Math"/>
            </w:rPr>
            <m:t>=0.1251</m:t>
          </m:r>
        </m:oMath>
      </m:oMathPara>
    </w:p>
    <w:p w14:paraId="2DD7237F" w14:textId="77777777" w:rsidR="00DE0C0D" w:rsidRPr="00A30156"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c,o</m:t>
              </m:r>
            </m:sub>
          </m:sSub>
          <m:r>
            <w:rPr>
              <w:rFonts w:ascii="Cambria Math" w:eastAsiaTheme="minorEastAsia" w:hAnsi="Cambria Math"/>
            </w:rPr>
            <m:t>L= π*0.0413*1=0.1297</m:t>
          </m:r>
        </m:oMath>
      </m:oMathPara>
    </w:p>
    <w:p w14:paraId="317994A2" w14:textId="77777777" w:rsidR="00DE0C0D" w:rsidRPr="00993354" w:rsidRDefault="001967FD" w:rsidP="00DE0C0D">
      <w:pPr>
        <w:spacing w:line="360" w:lineRule="auto"/>
        <w:rPr>
          <w:rFonts w:eastAsiaTheme="minorEastAsia"/>
        </w:rPr>
      </w:pPr>
      <m:oMathPara>
        <m:oMathParaPr>
          <m:jc m:val="left"/>
        </m:oMathParaPr>
        <m:oMath>
          <m:r>
            <w:rPr>
              <w:rFonts w:ascii="Cambria Math" w:eastAsiaTheme="minorEastAsia" w:hAnsi="Cambria Math"/>
            </w:rPr>
            <m:t>NTU=</m:t>
          </m:r>
          <m:f>
            <m:fPr>
              <m:ctrlPr>
                <w:rPr>
                  <w:rFonts w:ascii="Cambria Math" w:eastAsiaTheme="minorEastAsia" w:hAnsi="Cambria Math"/>
                  <w:i/>
                </w:rPr>
              </m:ctrlPr>
            </m:fPr>
            <m:num>
              <m:r>
                <w:rPr>
                  <w:rFonts w:ascii="Cambria Math" w:eastAsiaTheme="minorEastAsia" w:hAnsi="Cambria Math"/>
                </w:rPr>
                <m:t>1177.3*0.1297</m:t>
              </m:r>
            </m:num>
            <m:den>
              <m:r>
                <w:rPr>
                  <w:rFonts w:ascii="Cambria Math" w:eastAsiaTheme="minorEastAsia" w:hAnsi="Cambria Math"/>
                </w:rPr>
                <m:t>418.73</m:t>
              </m:r>
            </m:den>
          </m:f>
          <m:r>
            <w:rPr>
              <w:rFonts w:ascii="Cambria Math" w:eastAsiaTheme="minorEastAsia" w:hAnsi="Cambria Math"/>
            </w:rPr>
            <m:t>=0.3646</m:t>
          </m:r>
        </m:oMath>
      </m:oMathPara>
    </w:p>
    <w:p w14:paraId="2047C7FF" w14:textId="77777777" w:rsidR="00DE0C0D" w:rsidRPr="006E087D"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m:rPr>
                  <m:sty m:val="p"/>
                </m:rPr>
                <w:rPr>
                  <w:rFonts w:ascii="Cambria Math" w:eastAsiaTheme="minorEastAsia" w:hAnsi="Cambria Math"/>
                </w:rPr>
                <m:t>min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c,i</m:t>
                  </m:r>
                </m:sub>
              </m:sSub>
            </m:e>
          </m:d>
          <m:r>
            <w:rPr>
              <w:rFonts w:ascii="Cambria Math" w:eastAsiaTheme="minorEastAsia" w:hAnsi="Cambria Math"/>
            </w:rPr>
            <m:t>=418.73</m:t>
          </m:r>
          <m:d>
            <m:dPr>
              <m:ctrlPr>
                <w:rPr>
                  <w:rFonts w:ascii="Cambria Math" w:eastAsiaTheme="minorEastAsia" w:hAnsi="Cambria Math"/>
                  <w:i/>
                </w:rPr>
              </m:ctrlPr>
            </m:dPr>
            <m:e>
              <m:r>
                <w:rPr>
                  <w:rFonts w:ascii="Cambria Math" w:eastAsiaTheme="minorEastAsia" w:hAnsi="Cambria Math"/>
                </w:rPr>
                <m:t>65-19</m:t>
              </m:r>
            </m:e>
          </m:d>
          <m:r>
            <w:rPr>
              <w:rFonts w:ascii="Cambria Math" w:eastAsiaTheme="minorEastAsia" w:hAnsi="Cambria Math"/>
            </w:rPr>
            <m:t>=19,261.4 W</m:t>
          </m:r>
        </m:oMath>
      </m:oMathPara>
    </w:p>
    <w:p w14:paraId="7CD03D80" w14:textId="77777777" w:rsidR="00DE0C0D" w:rsidRPr="00A30156" w:rsidRDefault="00DE0C0D" w:rsidP="00DE0C0D">
      <w:pPr>
        <w:spacing w:line="360" w:lineRule="auto"/>
        <w:rPr>
          <w:rFonts w:eastAsiaTheme="minorEastAsia"/>
        </w:rPr>
      </w:pPr>
    </w:p>
    <w:p w14:paraId="5BD45CB9" w14:textId="77777777" w:rsidR="00DE0C0D" w:rsidRPr="00A30156" w:rsidRDefault="00DE0C0D" w:rsidP="00DE0C0D">
      <w:pPr>
        <w:spacing w:line="360" w:lineRule="auto"/>
        <w:rPr>
          <w:rFonts w:eastAsiaTheme="minorEastAsia"/>
          <w:b/>
        </w:rPr>
      </w:pPr>
      <w:r w:rsidRPr="00A30156">
        <w:rPr>
          <w:rFonts w:eastAsiaTheme="minorEastAsia"/>
          <w:b/>
          <w:bCs/>
        </w:rPr>
        <w:t>Parallel Flow</w:t>
      </w:r>
    </w:p>
    <w:p w14:paraId="7CF5FD8B" w14:textId="77777777" w:rsidR="00DE0C0D" w:rsidRPr="004F3BA6"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PF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eastAsiaTheme="minorEastAsia" w:hAnsi="Cambria Math"/>
                        </w:rPr>
                        <m:t>-NTU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eastAsiaTheme="minorEastAsia" w:hAnsi="Cambria Math"/>
                        </w:rPr>
                        <m:t>-0.3646</m:t>
                      </m:r>
                      <m:d>
                        <m:dPr>
                          <m:ctrlPr>
                            <w:rPr>
                              <w:rFonts w:ascii="Cambria Math" w:eastAsiaTheme="minorEastAsia" w:hAnsi="Cambria Math"/>
                              <w:i/>
                            </w:rPr>
                          </m:ctrlPr>
                        </m:dPr>
                        <m:e>
                          <m:r>
                            <w:rPr>
                              <w:rFonts w:ascii="Cambria Math" w:eastAsiaTheme="minorEastAsia" w:hAnsi="Cambria Math"/>
                            </w:rPr>
                            <m:t>1+0.1251</m:t>
                          </m:r>
                        </m:e>
                      </m:d>
                    </m:e>
                  </m:d>
                </m:e>
              </m:func>
            </m:num>
            <m:den>
              <m:r>
                <w:rPr>
                  <w:rFonts w:ascii="Cambria Math" w:eastAsiaTheme="minorEastAsia" w:hAnsi="Cambria Math"/>
                </w:rPr>
                <m:t>1+0.1251</m:t>
              </m:r>
            </m:den>
          </m:f>
          <m:r>
            <w:rPr>
              <w:rFonts w:ascii="Cambria Math" w:eastAsiaTheme="minorEastAsia" w:hAnsi="Cambria Math"/>
            </w:rPr>
            <m:t>=0.2991</m:t>
          </m:r>
        </m:oMath>
      </m:oMathPara>
    </w:p>
    <w:p w14:paraId="040CC39F" w14:textId="77777777" w:rsidR="00DE0C0D" w:rsidRPr="004F3BA6" w:rsidRDefault="001967FD" w:rsidP="00DE0C0D">
      <w:pPr>
        <w:spacing w:line="360" w:lineRule="auto"/>
        <w:rPr>
          <w:rFonts w:eastAsiaTheme="minorEastAsia"/>
        </w:rPr>
      </w:pPr>
      <m:oMathPara>
        <m:oMathParaPr>
          <m:jc m:val="left"/>
        </m:oMathParaPr>
        <m:oMath>
          <m:r>
            <w:rPr>
              <w:rFonts w:ascii="Cambria Math" w:eastAsiaTheme="minorEastAsia" w:hAnsi="Cambria Math"/>
            </w:rPr>
            <m:t>q=ε*</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max</m:t>
              </m:r>
            </m:sub>
          </m:sSub>
          <m:r>
            <w:rPr>
              <w:rFonts w:ascii="Cambria Math" w:eastAsiaTheme="minorEastAsia" w:hAnsi="Cambria Math"/>
            </w:rPr>
            <m:t>=0.2991*19,261.4=5760.5 W</m:t>
          </m:r>
        </m:oMath>
      </m:oMathPara>
    </w:p>
    <w:p w14:paraId="78B963A1" w14:textId="77777777" w:rsidR="00DE0C0D" w:rsidRPr="004F3BA6"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5760.5</m:t>
              </m:r>
            </m:num>
            <m:den>
              <m:r>
                <w:rPr>
                  <w:rFonts w:ascii="Cambria Math" w:eastAsiaTheme="minorEastAsia" w:hAnsi="Cambria Math"/>
                </w:rPr>
                <m:t>3346.2</m:t>
              </m:r>
            </m:den>
          </m:f>
          <m:r>
            <w:rPr>
              <w:rFonts w:ascii="Cambria Math" w:eastAsiaTheme="minorEastAsia" w:hAnsi="Cambria Math"/>
            </w:rPr>
            <m:t>+19=20.72 ℃</m:t>
          </m:r>
        </m:oMath>
      </m:oMathPara>
    </w:p>
    <w:p w14:paraId="7B301284" w14:textId="77777777" w:rsidR="00DE0C0D" w:rsidRPr="004F3BA6"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-5760.5</m:t>
              </m:r>
            </m:num>
            <m:den>
              <m:r>
                <w:rPr>
                  <w:rFonts w:ascii="Cambria Math" w:eastAsiaTheme="minorEastAsia" w:hAnsi="Cambria Math"/>
                </w:rPr>
                <m:t>418.73</m:t>
              </m:r>
            </m:den>
          </m:f>
          <m:r>
            <w:rPr>
              <w:rFonts w:ascii="Cambria Math" w:eastAsiaTheme="minorEastAsia" w:hAnsi="Cambria Math"/>
            </w:rPr>
            <m:t>+65=51.24 ℃</m:t>
          </m:r>
        </m:oMath>
      </m:oMathPara>
    </w:p>
    <w:p w14:paraId="74400CEA" w14:textId="77777777" w:rsidR="009044B4" w:rsidRDefault="009044B4">
      <w:pPr>
        <w:rPr>
          <w:rFonts w:eastAsiaTheme="minorEastAsia"/>
          <w:b/>
          <w:bCs/>
        </w:rPr>
      </w:pPr>
      <w:r>
        <w:rPr>
          <w:rFonts w:eastAsiaTheme="minorEastAsia"/>
          <w:b/>
          <w:bCs/>
        </w:rPr>
        <w:br w:type="page"/>
      </w:r>
    </w:p>
    <w:p w14:paraId="7E435C0B" w14:textId="2E259E8B" w:rsidR="00DE0C0D" w:rsidRPr="00A30156" w:rsidRDefault="00DE0C0D" w:rsidP="00DE0C0D">
      <w:pPr>
        <w:spacing w:line="360" w:lineRule="auto"/>
        <w:rPr>
          <w:rFonts w:eastAsiaTheme="minorEastAsia"/>
          <w:b/>
        </w:rPr>
      </w:pPr>
      <w:r>
        <w:rPr>
          <w:rFonts w:eastAsiaTheme="minorEastAsia"/>
          <w:b/>
          <w:bCs/>
        </w:rPr>
        <w:lastRenderedPageBreak/>
        <w:t>Counter</w:t>
      </w:r>
      <w:r w:rsidRPr="00A30156">
        <w:rPr>
          <w:rFonts w:eastAsiaTheme="minorEastAsia"/>
          <w:b/>
          <w:bCs/>
        </w:rPr>
        <w:t xml:space="preserve"> Flow</w:t>
      </w:r>
    </w:p>
    <w:p w14:paraId="792F0934" w14:textId="77777777" w:rsidR="00DE0C0D" w:rsidRPr="00826DA2"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CF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eastAsiaTheme="minorEastAsia" w:hAnsi="Cambria Math"/>
                        </w:rPr>
                        <m:t>-NTU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func>
                <m:funcPr>
                  <m:ctrlPr>
                    <w:rPr>
                      <w:rFonts w:ascii="Cambria Math" w:eastAsiaTheme="minorEastAsia" w:hAnsi="Cambria Math"/>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-NTU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e>
                      </m:d>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eastAsiaTheme="minorEastAsia" w:hAnsi="Cambria Math"/>
                        </w:rPr>
                        <m:t>-0.3646</m:t>
                      </m:r>
                      <m:d>
                        <m:dPr>
                          <m:ctrlPr>
                            <w:rPr>
                              <w:rFonts w:ascii="Cambria Math" w:eastAsiaTheme="minorEastAsia" w:hAnsi="Cambria Math"/>
                              <w:i/>
                            </w:rPr>
                          </m:ctrlPr>
                        </m:dPr>
                        <m:e>
                          <m:r>
                            <w:rPr>
                              <w:rFonts w:ascii="Cambria Math" w:eastAsiaTheme="minorEastAsia" w:hAnsi="Cambria Math"/>
                            </w:rPr>
                            <m:t>1-0.1251</m:t>
                          </m:r>
                        </m:e>
                      </m:d>
                    </m:e>
                  </m:d>
                </m:e>
              </m:func>
            </m:num>
            <m:den>
              <m:r>
                <w:rPr>
                  <w:rFonts w:ascii="Cambria Math" w:eastAsiaTheme="minorEastAsia" w:hAnsi="Cambria Math"/>
                </w:rPr>
                <m:t>1-0.1251</m:t>
              </m:r>
              <m:func>
                <m:funcPr>
                  <m:ctrlPr>
                    <w:rPr>
                      <w:rFonts w:ascii="Cambria Math" w:eastAsiaTheme="minorEastAsia" w:hAnsi="Cambria Math"/>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-0.3646</m:t>
                      </m:r>
                      <m:d>
                        <m:dPr>
                          <m:ctrlPr>
                            <w:rPr>
                              <w:rFonts w:ascii="Cambria Math" w:eastAsiaTheme="minorEastAsia" w:hAnsi="Cambria Math"/>
                              <w:i/>
                            </w:rPr>
                          </m:ctrlPr>
                        </m:dPr>
                        <m:e>
                          <m:r>
                            <w:rPr>
                              <w:rFonts w:ascii="Cambria Math" w:eastAsiaTheme="minorEastAsia" w:hAnsi="Cambria Math"/>
                            </w:rPr>
                            <m:t>1-0.1251</m:t>
                          </m:r>
                        </m:e>
                      </m:d>
                    </m:e>
                  </m:d>
                </m:e>
              </m:func>
            </m:den>
          </m:f>
          <m:r>
            <w:rPr>
              <w:rFonts w:ascii="Cambria Math" w:eastAsiaTheme="minorEastAsia" w:hAnsi="Cambria Math"/>
            </w:rPr>
            <m:t>=0.3004</m:t>
          </m:r>
        </m:oMath>
      </m:oMathPara>
    </w:p>
    <w:p w14:paraId="1C810FCC" w14:textId="77777777" w:rsidR="00DE0C0D" w:rsidRPr="004F3BA6" w:rsidRDefault="001967FD" w:rsidP="00DE0C0D">
      <w:pPr>
        <w:spacing w:line="360" w:lineRule="auto"/>
        <w:rPr>
          <w:rFonts w:eastAsiaTheme="minorEastAsia"/>
        </w:rPr>
      </w:pPr>
      <m:oMathPara>
        <m:oMathParaPr>
          <m:jc m:val="left"/>
        </m:oMathParaPr>
        <m:oMath>
          <m:r>
            <w:rPr>
              <w:rFonts w:ascii="Cambria Math" w:eastAsiaTheme="minorEastAsia" w:hAnsi="Cambria Math"/>
            </w:rPr>
            <m:t>q=ε*</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max</m:t>
              </m:r>
            </m:sub>
          </m:sSub>
          <m:r>
            <w:rPr>
              <w:rFonts w:ascii="Cambria Math" w:eastAsiaTheme="minorEastAsia" w:hAnsi="Cambria Math"/>
            </w:rPr>
            <m:t>=0.3004*19,261.4=5786.7 W</m:t>
          </m:r>
        </m:oMath>
      </m:oMathPara>
    </w:p>
    <w:p w14:paraId="1E47BAFC" w14:textId="77777777" w:rsidR="00DE0C0D" w:rsidRPr="004F3BA6"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5786.7</m:t>
              </m:r>
            </m:num>
            <m:den>
              <m:r>
                <w:rPr>
                  <w:rFonts w:ascii="Cambria Math" w:eastAsiaTheme="minorEastAsia" w:hAnsi="Cambria Math"/>
                </w:rPr>
                <m:t>3346.2</m:t>
              </m:r>
            </m:den>
          </m:f>
          <m:r>
            <w:rPr>
              <w:rFonts w:ascii="Cambria Math" w:eastAsiaTheme="minorEastAsia" w:hAnsi="Cambria Math"/>
            </w:rPr>
            <m:t>+19=20.73 ℃</m:t>
          </m:r>
        </m:oMath>
      </m:oMathPara>
    </w:p>
    <w:p w14:paraId="40DD2007" w14:textId="77777777" w:rsidR="00DE0C0D" w:rsidRPr="004F3BA6" w:rsidRDefault="00000000" w:rsidP="00DE0C0D">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HOC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-5786.7</m:t>
              </m:r>
            </m:num>
            <m:den>
              <m:r>
                <w:rPr>
                  <w:rFonts w:ascii="Cambria Math" w:eastAsiaTheme="minorEastAsia" w:hAnsi="Cambria Math"/>
                </w:rPr>
                <m:t>418.73</m:t>
              </m:r>
            </m:den>
          </m:f>
          <m:r>
            <w:rPr>
              <w:rFonts w:ascii="Cambria Math" w:eastAsiaTheme="minorEastAsia" w:hAnsi="Cambria Math"/>
            </w:rPr>
            <m:t>+65=51.18 ℃</m:t>
          </m:r>
        </m:oMath>
      </m:oMathPara>
    </w:p>
    <w:p w14:paraId="7E227525" w14:textId="77777777" w:rsidR="00DE0C0D" w:rsidRDefault="00DE0C0D" w:rsidP="00DE0C0D">
      <w:pPr>
        <w:spacing w:line="360" w:lineRule="auto"/>
        <w:rPr>
          <w:rFonts w:eastAsiaTheme="minorEastAsia"/>
        </w:rPr>
      </w:pPr>
    </w:p>
    <w:p w14:paraId="0AF50D06" w14:textId="77777777" w:rsidR="00DE0C0D" w:rsidRDefault="00DE0C0D" w:rsidP="00DE0C0D">
      <w:pPr>
        <w:spacing w:line="360" w:lineRule="auto"/>
        <w:rPr>
          <w:rFonts w:eastAsiaTheme="minorEastAsia"/>
          <w:b/>
          <w:bCs/>
        </w:rPr>
      </w:pPr>
      <w:r w:rsidRPr="00864885">
        <w:rPr>
          <w:rFonts w:eastAsiaTheme="minorEastAsia"/>
          <w:b/>
          <w:bCs/>
        </w:rPr>
        <w:t xml:space="preserve">Other Calculations for Hot: </w:t>
      </w:r>
    </w:p>
    <w:p w14:paraId="760146F7" w14:textId="77777777" w:rsidR="00DE0C0D" w:rsidRPr="008D739F" w:rsidRDefault="00DE0C0D" w:rsidP="00DE0C0D">
      <w:pPr>
        <w:spacing w:line="360" w:lineRule="auto"/>
        <w:rPr>
          <w:rFonts w:eastAsiaTheme="minorEastAsia"/>
        </w:rPr>
      </w:pPr>
      <w:r>
        <w:rPr>
          <w:rFonts w:eastAsiaTheme="minorEastAsia"/>
        </w:rPr>
        <w:t>Pressure</w:t>
      </w:r>
    </w:p>
    <w:p w14:paraId="2A0C5CE1" w14:textId="77777777" w:rsidR="00DE0C0D" w:rsidRPr="008D739F" w:rsidRDefault="001967FD" w:rsidP="00DE0C0D">
      <w:pPr>
        <w:rPr>
          <w:rFonts w:eastAsiaTheme="minorEastAsia"/>
        </w:rPr>
      </w:pPr>
      <m:oMathPara>
        <m:oMathParaPr>
          <m:jc m:val="left"/>
        </m:oMathParaPr>
        <m:oMath>
          <m:r>
            <w:rPr>
              <w:rFonts w:ascii="Cambria Math" w:eastAsiaTheme="minorEastAsia" w:hAnsi="Cambria Math"/>
            </w:rPr>
            <m:t>∆P=f*</m:t>
          </m:r>
          <m:f>
            <m:fPr>
              <m:ctrlPr>
                <w:rPr>
                  <w:rFonts w:ascii="Cambria Math" w:eastAsiaTheme="minorEastAsia" w:hAnsi="Cambria Math"/>
                  <w:i/>
                </w:rPr>
              </m:ctrlPr>
            </m:fPr>
            <m:num>
              <m:r>
                <w:rPr>
                  <w:rFonts w:ascii="Cambria Math" w:eastAsiaTheme="minorEastAsia" w:hAnsi="Cambria Math"/>
                </w:rPr>
                <m:t>ρ</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r>
            <w:rPr>
              <w:rFonts w:ascii="Cambria Math" w:eastAsiaTheme="minorEastAsia" w:hAnsi="Cambria Math"/>
            </w:rPr>
            <m:t>*L=</m:t>
          </m:r>
          <m:r>
            <w:rPr>
              <w:rFonts w:ascii="Cambria Math" w:hAnsi="Cambria Math"/>
            </w:rPr>
            <m:t>0.02973*</m:t>
          </m:r>
          <m:f>
            <m:fPr>
              <m:ctrlPr>
                <w:rPr>
                  <w:rFonts w:ascii="Cambria Math" w:eastAsiaTheme="minorEastAsia" w:hAnsi="Cambria Math"/>
                  <w:i/>
                </w:rPr>
              </m:ctrlPr>
            </m:fPr>
            <m:num>
              <m:r>
                <w:rPr>
                  <w:rFonts w:ascii="Cambria Math" w:eastAsiaTheme="minorEastAsia" w:hAnsi="Cambria Math"/>
                </w:rPr>
                <m:t>979.5*</m:t>
              </m:r>
              <m:sSup>
                <m:sSupPr>
                  <m:ctrlPr>
                    <w:rPr>
                      <w:rFonts w:ascii="Cambria Math" w:eastAsiaTheme="minorEastAsia" w:hAnsi="Cambria Math"/>
                      <w:i/>
                    </w:rPr>
                  </m:ctrlPr>
                </m:sSupPr>
                <m:e>
                  <m:r>
                    <w:rPr>
                      <w:rFonts w:ascii="Cambria Math" w:eastAsiaTheme="minorEastAsia" w:hAnsi="Cambria Math"/>
                    </w:rPr>
                    <m:t>0.2015</m:t>
                  </m:r>
                </m:e>
                <m:sup>
                  <m:r>
                    <w:rPr>
                      <w:rFonts w:ascii="Cambria Math" w:eastAsiaTheme="minorEastAsia" w:hAnsi="Cambria Math"/>
                    </w:rPr>
                    <m:t>2</m:t>
                  </m:r>
                </m:sup>
              </m:sSup>
            </m:num>
            <m:den>
              <m:r>
                <w:rPr>
                  <w:rFonts w:ascii="Cambria Math" w:eastAsiaTheme="minorEastAsia" w:hAnsi="Cambria Math"/>
                </w:rPr>
                <m:t>2*0.0254</m:t>
              </m:r>
            </m:den>
          </m:f>
          <m:r>
            <w:rPr>
              <w:rFonts w:ascii="Cambria Math" w:eastAsiaTheme="minorEastAsia" w:hAnsi="Cambria Math"/>
            </w:rPr>
            <m:t>*1=23.27 Pa</m:t>
          </m:r>
        </m:oMath>
      </m:oMathPara>
    </w:p>
    <w:p w14:paraId="3753F3FD" w14:textId="77777777" w:rsidR="00DE0C0D" w:rsidRPr="00CA56CC" w:rsidRDefault="00DE0C0D" w:rsidP="00DE0C0D">
      <w:pPr>
        <w:rPr>
          <w:rFonts w:eastAsiaTheme="minorEastAsia"/>
        </w:rPr>
      </w:pPr>
      <w:r>
        <w:rPr>
          <w:rFonts w:eastAsiaTheme="minorEastAsia"/>
        </w:rPr>
        <w:t xml:space="preserve">Entrance Lengths </w:t>
      </w:r>
    </w:p>
    <w:p w14:paraId="2AC3F8FE" w14:textId="07B2F58D" w:rsidR="00DE0C0D" w:rsidRPr="0056668B"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m:t>
              </m:r>
            </m:sub>
          </m:sSub>
          <m:r>
            <w:rPr>
              <w:rFonts w:ascii="Cambria Math" w:eastAsiaTheme="minorEastAsia" w:hAnsi="Cambria Math"/>
            </w:rPr>
            <m:t>=4.4*</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Re</m:t>
                  </m:r>
                </m:e>
                <m:sub>
                  <m:r>
                    <w:rPr>
                      <w:rFonts w:ascii="Cambria Math" w:eastAsiaTheme="minorEastAsia" w:hAnsi="Cambria Math"/>
                    </w:rPr>
                    <m:t>D</m:t>
                  </m:r>
                </m:sub>
              </m:sSub>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=4.4*</m:t>
          </m:r>
          <m:sSup>
            <m:sSupPr>
              <m:ctrlPr>
                <w:rPr>
                  <w:rFonts w:ascii="Cambria Math" w:eastAsiaTheme="minorEastAsia" w:hAnsi="Cambria Math"/>
                  <w:i/>
                </w:rPr>
              </m:ctrlPr>
            </m:sSupPr>
            <m:e>
              <m:r>
                <w:rPr>
                  <w:rFonts w:ascii="Cambria Math" w:hAnsi="Cambria Math"/>
                </w:rPr>
                <m:t>11597.6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up>
          </m:sSup>
          <m:r>
            <w:rPr>
              <w:rFonts w:ascii="Cambria Math" w:eastAsiaTheme="minorEastAsia" w:hAnsi="Cambria Math"/>
            </w:rPr>
            <m:t>*0.0254=0.5317 m</m:t>
          </m:r>
        </m:oMath>
      </m:oMathPara>
    </w:p>
    <w:p w14:paraId="3B33F813" w14:textId="31E69AAE" w:rsidR="00DE0C0D" w:rsidRPr="0056668B"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th</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=10*0.0254=0.2540 m</m:t>
          </m:r>
        </m:oMath>
      </m:oMathPara>
    </w:p>
    <w:p w14:paraId="53C0B589" w14:textId="77777777" w:rsidR="00DE0C0D" w:rsidRDefault="00DE0C0D" w:rsidP="00DE0C0D">
      <w:pPr>
        <w:rPr>
          <w:rFonts w:eastAsiaTheme="minorEastAsia"/>
        </w:rPr>
      </w:pPr>
    </w:p>
    <w:p w14:paraId="2301314C" w14:textId="77777777" w:rsidR="00DE0C0D" w:rsidRDefault="00DE0C0D" w:rsidP="00DE0C0D">
      <w:pPr>
        <w:rPr>
          <w:rFonts w:eastAsiaTheme="minorEastAsia"/>
        </w:rPr>
      </w:pPr>
      <w:r>
        <w:rPr>
          <w:rFonts w:eastAsiaTheme="minorEastAsia"/>
        </w:rPr>
        <w:t>Head loss</w:t>
      </w:r>
    </w:p>
    <w:p w14:paraId="7FCCF2FE" w14:textId="77777777" w:rsidR="00DE0C0D" w:rsidRPr="00D77309"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major (57")</m:t>
              </m:r>
            </m:sub>
          </m:sSub>
          <m:r>
            <w:rPr>
              <w:rFonts w:ascii="Cambria Math" w:eastAsiaTheme="minorEastAsia" w:hAnsi="Cambria Math"/>
            </w:rPr>
            <m:t>=f</m:t>
          </m:r>
          <m:f>
            <m:fPr>
              <m:ctrlPr>
                <w:rPr>
                  <w:rFonts w:ascii="Cambria Math" w:eastAsiaTheme="minorEastAsia" w:hAnsi="Cambria Math"/>
                  <w:iCs/>
                </w:rPr>
              </m:ctrlPr>
            </m:fPr>
            <m:num>
              <m:r>
                <m:rPr>
                  <m:sty m:val="p"/>
                </m:rPr>
                <w:rPr>
                  <w:rFonts w:ascii="Cambria Math" w:eastAsiaTheme="minorEastAsia" w:hAnsi="Cambria Math"/>
                </w:rPr>
                <m:t>L</m:t>
              </m:r>
            </m:num>
            <m:den>
              <m:r>
                <m:rPr>
                  <m:sty m:val="p"/>
                </m:rPr>
                <w:rPr>
                  <w:rFonts w:ascii="Cambria Math" w:eastAsiaTheme="minorEastAsia" w:hAnsi="Cambria Math"/>
                </w:rPr>
                <m:t>D</m:t>
              </m:r>
            </m:den>
          </m:f>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r>
                <m:rPr>
                  <m:sty m:val="p"/>
                </m:rPr>
                <w:rPr>
                  <w:rFonts w:ascii="Cambria Math" w:eastAsiaTheme="minorEastAsia" w:hAnsi="Cambria Math"/>
                </w:rPr>
                <m:t>2g</m:t>
              </m:r>
            </m:den>
          </m:f>
          <m:r>
            <w:rPr>
              <w:rFonts w:ascii="Cambria Math" w:eastAsiaTheme="minorEastAsia" w:hAnsi="Cambria Math"/>
            </w:rPr>
            <m:t>=</m:t>
          </m:r>
          <m:r>
            <w:rPr>
              <w:rFonts w:ascii="Cambria Math" w:hAnsi="Cambria Math"/>
            </w:rPr>
            <m:t>0.02973*</m:t>
          </m:r>
          <m:f>
            <m:fPr>
              <m:ctrlPr>
                <w:rPr>
                  <w:rFonts w:ascii="Cambria Math" w:eastAsiaTheme="minorEastAsia" w:hAnsi="Cambria Math"/>
                  <w:iCs/>
                </w:rPr>
              </m:ctrlPr>
            </m:fPr>
            <m:num>
              <m:r>
                <w:rPr>
                  <w:rFonts w:ascii="Cambria Math" w:eastAsiaTheme="minorEastAsia" w:hAnsi="Cambria Math"/>
                </w:rPr>
                <m:t>57*0.0254</m:t>
              </m:r>
            </m:num>
            <m:den>
              <m:r>
                <w:rPr>
                  <w:rFonts w:ascii="Cambria Math" w:eastAsiaTheme="minorEastAsia" w:hAnsi="Cambria Math"/>
                </w:rPr>
                <m:t>0.0254</m:t>
              </m:r>
            </m:den>
          </m:f>
          <m:r>
            <w:rPr>
              <w:rFonts w:ascii="Cambria Math" w:eastAsiaTheme="minorEastAsia" w:hAnsi="Cambria Math"/>
            </w:rPr>
            <m:t>*</m:t>
          </m:r>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0.2015</m:t>
                  </m:r>
                </m:e>
                <m:sup>
                  <m:r>
                    <m:rPr>
                      <m:sty m:val="p"/>
                    </m:rPr>
                    <w:rPr>
                      <w:rFonts w:ascii="Cambria Math" w:eastAsiaTheme="minorEastAsia" w:hAnsi="Cambria Math"/>
                    </w:rPr>
                    <m:t>2</m:t>
                  </m:r>
                </m:sup>
              </m:sSup>
            </m:num>
            <m:den>
              <m:r>
                <m:rPr>
                  <m:sty m:val="p"/>
                </m:rPr>
                <w:rPr>
                  <w:rFonts w:ascii="Cambria Math" w:eastAsiaTheme="minorEastAsia" w:hAnsi="Cambria Math"/>
                </w:rPr>
                <m:t>2*9.81</m:t>
              </m:r>
            </m:den>
          </m:f>
          <m:r>
            <w:rPr>
              <w:rFonts w:ascii="Cambria Math" w:eastAsiaTheme="minorEastAsia" w:hAnsi="Cambria Math"/>
            </w:rPr>
            <m:t>=0.0035</m:t>
          </m:r>
        </m:oMath>
      </m:oMathPara>
    </w:p>
    <w:p w14:paraId="7492F7ED" w14:textId="77777777" w:rsidR="00DE0C0D" w:rsidRPr="00D77309" w:rsidRDefault="00000000" w:rsidP="00DE0C0D">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minor,ball</m:t>
              </m:r>
            </m:sub>
          </m:sSub>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K</m:t>
              </m:r>
            </m:e>
            <m:sub>
              <m:r>
                <m:rPr>
                  <m:sty m:val="p"/>
                </m:rPr>
                <w:rPr>
                  <w:rFonts w:ascii="Cambria Math" w:eastAsiaTheme="minorEastAsia" w:hAnsi="Cambria Math"/>
                </w:rPr>
                <m:t>L</m:t>
              </m:r>
            </m:sub>
          </m:sSub>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r>
                <m:rPr>
                  <m:sty m:val="p"/>
                </m:rPr>
                <w:rPr>
                  <w:rFonts w:ascii="Cambria Math" w:eastAsiaTheme="minorEastAsia" w:hAnsi="Cambria Math"/>
                </w:rPr>
                <m:t>2g</m:t>
              </m:r>
            </m:den>
          </m:f>
          <m:r>
            <w:rPr>
              <w:rFonts w:ascii="Cambria Math" w:eastAsiaTheme="minorEastAsia" w:hAnsi="Cambria Math"/>
            </w:rPr>
            <m:t>=0.05*</m:t>
          </m:r>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0.2015</m:t>
                  </m:r>
                </m:e>
                <m:sup>
                  <m:r>
                    <m:rPr>
                      <m:sty m:val="p"/>
                    </m:rPr>
                    <w:rPr>
                      <w:rFonts w:ascii="Cambria Math" w:eastAsiaTheme="minorEastAsia" w:hAnsi="Cambria Math"/>
                    </w:rPr>
                    <m:t>2</m:t>
                  </m:r>
                </m:sup>
              </m:sSup>
            </m:num>
            <m:den>
              <m:r>
                <m:rPr>
                  <m:sty m:val="p"/>
                </m:rPr>
                <w:rPr>
                  <w:rFonts w:ascii="Cambria Math" w:eastAsiaTheme="minorEastAsia" w:hAnsi="Cambria Math"/>
                </w:rPr>
                <m:t>2*9.81</m:t>
              </m:r>
            </m:den>
          </m:f>
          <m:r>
            <w:rPr>
              <w:rFonts w:ascii="Cambria Math" w:eastAsiaTheme="minorEastAsia" w:hAnsi="Cambria Math"/>
            </w:rPr>
            <m:t>=0.0001</m:t>
          </m:r>
        </m:oMath>
      </m:oMathPara>
    </w:p>
    <w:p w14:paraId="453E3077" w14:textId="77777777" w:rsidR="00DE0C0D" w:rsidRPr="00D77309"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hot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major (57")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minor,ball</m:t>
              </m:r>
            </m:sub>
          </m:sSub>
          <m:r>
            <w:rPr>
              <w:rFonts w:ascii="Cambria Math" w:eastAsiaTheme="minorEastAsia" w:hAnsi="Cambria Math"/>
            </w:rPr>
            <m:t>=0.0035+0.0001=</m:t>
          </m:r>
          <m:r>
            <m:rPr>
              <m:sty m:val="p"/>
            </m:rPr>
            <w:rPr>
              <w:rFonts w:ascii="Cambria Math" w:eastAsiaTheme="minorEastAsia" w:hAnsi="Cambria Math"/>
            </w:rPr>
            <m:t>0.003610</m:t>
          </m:r>
          <m:r>
            <w:rPr>
              <w:rFonts w:ascii="Cambria Math" w:eastAsiaTheme="minorEastAsia" w:hAnsi="Cambria Math"/>
            </w:rPr>
            <m:t xml:space="preserve"> </m:t>
          </m:r>
        </m:oMath>
      </m:oMathPara>
    </w:p>
    <w:p w14:paraId="7DD61853" w14:textId="77777777" w:rsidR="00DE0C0D" w:rsidRDefault="00DE0C0D" w:rsidP="00DE0C0D">
      <w:pPr>
        <w:spacing w:line="360" w:lineRule="auto"/>
        <w:rPr>
          <w:rFonts w:eastAsiaTheme="minorEastAsia"/>
          <w:b/>
          <w:bCs/>
        </w:rPr>
      </w:pPr>
    </w:p>
    <w:p w14:paraId="2FFF5D4C" w14:textId="77777777" w:rsidR="009044B4" w:rsidRDefault="009044B4">
      <w:pPr>
        <w:rPr>
          <w:rFonts w:eastAsiaTheme="minorEastAsia"/>
          <w:b/>
          <w:bCs/>
        </w:rPr>
      </w:pPr>
      <w:r>
        <w:rPr>
          <w:rFonts w:eastAsiaTheme="minorEastAsia"/>
          <w:b/>
          <w:bCs/>
        </w:rPr>
        <w:br w:type="page"/>
      </w:r>
    </w:p>
    <w:p w14:paraId="197012DA" w14:textId="11958441" w:rsidR="00DE0C0D" w:rsidRDefault="00DE0C0D" w:rsidP="00DE0C0D">
      <w:pPr>
        <w:spacing w:line="360" w:lineRule="auto"/>
        <w:rPr>
          <w:rFonts w:eastAsiaTheme="minorEastAsia"/>
          <w:b/>
          <w:bCs/>
        </w:rPr>
      </w:pPr>
      <w:r w:rsidRPr="00864885">
        <w:rPr>
          <w:rFonts w:eastAsiaTheme="minorEastAsia"/>
          <w:b/>
          <w:bCs/>
        </w:rPr>
        <w:lastRenderedPageBreak/>
        <w:t xml:space="preserve">Other Calculations for </w:t>
      </w:r>
      <w:r>
        <w:rPr>
          <w:rFonts w:eastAsiaTheme="minorEastAsia"/>
          <w:b/>
          <w:bCs/>
        </w:rPr>
        <w:t>Cold</w:t>
      </w:r>
      <w:r w:rsidRPr="00864885">
        <w:rPr>
          <w:rFonts w:eastAsiaTheme="minorEastAsia"/>
          <w:b/>
          <w:bCs/>
        </w:rPr>
        <w:t xml:space="preserve">: </w:t>
      </w:r>
    </w:p>
    <w:p w14:paraId="7B9001D8" w14:textId="77777777" w:rsidR="00DE0C0D" w:rsidRPr="008D739F" w:rsidRDefault="00DE0C0D" w:rsidP="00DE0C0D">
      <w:pPr>
        <w:spacing w:line="360" w:lineRule="auto"/>
        <w:rPr>
          <w:rFonts w:eastAsiaTheme="minorEastAsia"/>
        </w:rPr>
      </w:pPr>
      <w:r>
        <w:rPr>
          <w:rFonts w:eastAsiaTheme="minorEastAsia"/>
        </w:rPr>
        <w:t>Pressure</w:t>
      </w:r>
    </w:p>
    <w:p w14:paraId="5EA3B4B4" w14:textId="47D6E50B" w:rsidR="00DE0C0D" w:rsidRPr="008D739F" w:rsidRDefault="00013BC9" w:rsidP="00DE0C0D">
      <w:pPr>
        <w:rPr>
          <w:rFonts w:eastAsiaTheme="minorEastAsia"/>
        </w:rPr>
      </w:pPr>
      <m:oMathPara>
        <m:oMathParaPr>
          <m:jc m:val="left"/>
        </m:oMathParaPr>
        <m:oMath>
          <m:r>
            <w:rPr>
              <w:rFonts w:ascii="Cambria Math" w:eastAsiaTheme="minorEastAsia" w:hAnsi="Cambria Math"/>
            </w:rPr>
            <m:t>∆P=f*</m:t>
          </m:r>
          <m:f>
            <m:fPr>
              <m:ctrlPr>
                <w:rPr>
                  <w:rFonts w:ascii="Cambria Math" w:eastAsiaTheme="minorEastAsia" w:hAnsi="Cambria Math"/>
                  <w:i/>
                </w:rPr>
              </m:ctrlPr>
            </m:fPr>
            <m:num>
              <m:r>
                <w:rPr>
                  <w:rFonts w:ascii="Cambria Math" w:eastAsiaTheme="minorEastAsia" w:hAnsi="Cambria Math"/>
                </w:rPr>
                <m:t>ρ</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r>
            <w:rPr>
              <w:rFonts w:ascii="Cambria Math" w:eastAsiaTheme="minorEastAsia" w:hAnsi="Cambria Math"/>
            </w:rPr>
            <m:t>*L=</m:t>
          </m:r>
          <m:r>
            <w:rPr>
              <w:rFonts w:ascii="Cambria Math" w:hAnsi="Cambria Math"/>
            </w:rPr>
            <m:t>0.02430*</m:t>
          </m:r>
          <m:f>
            <m:fPr>
              <m:ctrlPr>
                <w:rPr>
                  <w:rFonts w:ascii="Cambria Math" w:eastAsiaTheme="minorEastAsia" w:hAnsi="Cambria Math"/>
                  <w:i/>
                </w:rPr>
              </m:ctrlPr>
            </m:fPr>
            <m:num>
              <m:r>
                <w:rPr>
                  <w:rFonts w:ascii="Cambria Math" w:eastAsiaTheme="minorEastAsia" w:hAnsi="Cambria Math"/>
                </w:rPr>
                <m:t>998.0*</m:t>
              </m:r>
              <m:sSup>
                <m:sSupPr>
                  <m:ctrlPr>
                    <w:rPr>
                      <w:rFonts w:ascii="Cambria Math" w:eastAsiaTheme="minorEastAsia" w:hAnsi="Cambria Math"/>
                      <w:i/>
                    </w:rPr>
                  </m:ctrlPr>
                </m:sSupPr>
                <m:e>
                  <m:r>
                    <w:rPr>
                      <w:rFonts w:ascii="Cambria Math" w:eastAsiaTheme="minorEastAsia" w:hAnsi="Cambria Math"/>
                    </w:rPr>
                    <m:t>1.610</m:t>
                  </m:r>
                </m:e>
                <m:sup>
                  <m:r>
                    <w:rPr>
                      <w:rFonts w:ascii="Cambria Math" w:eastAsiaTheme="minorEastAsia" w:hAnsi="Cambria Math"/>
                    </w:rPr>
                    <m:t>2</m:t>
                  </m:r>
                </m:sup>
              </m:sSup>
            </m:num>
            <m:den>
              <m:r>
                <w:rPr>
                  <w:rFonts w:ascii="Cambria Math" w:eastAsiaTheme="minorEastAsia" w:hAnsi="Cambria Math"/>
                </w:rPr>
                <m:t>2*0.01667</m:t>
              </m:r>
            </m:den>
          </m:f>
          <m:r>
            <w:rPr>
              <w:rFonts w:ascii="Cambria Math" w:eastAsiaTheme="minorEastAsia" w:hAnsi="Cambria Math"/>
            </w:rPr>
            <m:t>*1=1878.6 Pa</m:t>
          </m:r>
        </m:oMath>
      </m:oMathPara>
    </w:p>
    <w:p w14:paraId="49583355" w14:textId="77777777" w:rsidR="00DE0C0D" w:rsidRPr="00CA56CC" w:rsidRDefault="00DE0C0D" w:rsidP="00DE0C0D">
      <w:pPr>
        <w:rPr>
          <w:rFonts w:eastAsiaTheme="minorEastAsia"/>
        </w:rPr>
      </w:pPr>
      <w:r>
        <w:rPr>
          <w:rFonts w:eastAsiaTheme="minorEastAsia"/>
        </w:rPr>
        <w:t xml:space="preserve">Entrance Lengths </w:t>
      </w:r>
    </w:p>
    <w:p w14:paraId="57B62AD4" w14:textId="51C4C973" w:rsidR="00DE0C0D" w:rsidRPr="0056668B"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m:t>
              </m:r>
            </m:sub>
          </m:sSub>
          <m:r>
            <w:rPr>
              <w:rFonts w:ascii="Cambria Math" w:eastAsiaTheme="minorEastAsia" w:hAnsi="Cambria Math"/>
            </w:rPr>
            <m:t>=4.4*</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Re</m:t>
                  </m:r>
                </m:e>
                <m:sub>
                  <m:r>
                    <w:rPr>
                      <w:rFonts w:ascii="Cambria Math" w:eastAsiaTheme="minorEastAsia" w:hAnsi="Cambria Math"/>
                    </w:rPr>
                    <m:t>D</m:t>
                  </m:r>
                </m:sub>
              </m:sSub>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=4.4*</m:t>
          </m:r>
          <m:sSup>
            <m:sSupPr>
              <m:ctrlPr>
                <w:rPr>
                  <w:rFonts w:ascii="Cambria Math" w:eastAsiaTheme="minorEastAsia" w:hAnsi="Cambria Math"/>
                  <w:i/>
                </w:rPr>
              </m:ctrlPr>
            </m:sSupPr>
            <m:e>
              <m:r>
                <w:rPr>
                  <w:rFonts w:ascii="Cambria Math" w:hAnsi="Cambria Math"/>
                </w:rPr>
                <m:t>26007.3</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up>
          </m:sSup>
          <m:r>
            <w:rPr>
              <w:rFonts w:ascii="Cambria Math" w:eastAsiaTheme="minorEastAsia" w:hAnsi="Cambria Math"/>
            </w:rPr>
            <m:t>*0.01667=0.3992 m</m:t>
          </m:r>
        </m:oMath>
      </m:oMathPara>
    </w:p>
    <w:p w14:paraId="4E2D1D35" w14:textId="335B47BA" w:rsidR="00DE0C0D" w:rsidRPr="006E699E"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th</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=10*0.01667=0.1667 m</m:t>
          </m:r>
        </m:oMath>
      </m:oMathPara>
    </w:p>
    <w:p w14:paraId="33C663AE" w14:textId="77777777" w:rsidR="00DE0C0D" w:rsidRDefault="00DE0C0D" w:rsidP="00DE0C0D">
      <w:pPr>
        <w:rPr>
          <w:rFonts w:eastAsiaTheme="minorEastAsia"/>
        </w:rPr>
      </w:pPr>
      <w:r>
        <w:rPr>
          <w:rFonts w:eastAsiaTheme="minorEastAsia"/>
        </w:rPr>
        <w:t>Head loss</w:t>
      </w:r>
    </w:p>
    <w:p w14:paraId="5CEAEA7E" w14:textId="77777777" w:rsidR="00DE0C0D" w:rsidRPr="007F18D4" w:rsidRDefault="00000000" w:rsidP="00DE0C0D">
      <w:pPr>
        <w:rPr>
          <w:rFonts w:eastAsiaTheme="minorEastAsia"/>
          <w:iCs/>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num>
            <m:den>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c,h</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m:t>
              </m:r>
            </m:num>
            <m:den>
              <m:r>
                <w:rPr>
                  <w:rFonts w:ascii="Cambria Math" w:eastAsiaTheme="minorEastAsia" w:hAnsi="Cambria Math"/>
                </w:rPr>
                <m:t>998.0*5.067×</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 xml:space="preserve">=1.582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oMath>
      </m:oMathPara>
    </w:p>
    <w:p w14:paraId="3B32CD46" w14:textId="77777777" w:rsidR="00DE0C0D" w:rsidRPr="00D77309"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major (8")</m:t>
              </m:r>
            </m:sub>
          </m:sSub>
          <m:r>
            <w:rPr>
              <w:rFonts w:ascii="Cambria Math" w:eastAsiaTheme="minorEastAsia" w:hAnsi="Cambria Math"/>
            </w:rPr>
            <m:t>=f</m:t>
          </m:r>
          <m:f>
            <m:fPr>
              <m:ctrlPr>
                <w:rPr>
                  <w:rFonts w:ascii="Cambria Math" w:eastAsiaTheme="minorEastAsia" w:hAnsi="Cambria Math"/>
                  <w:iCs/>
                </w:rPr>
              </m:ctrlPr>
            </m:fPr>
            <m:num>
              <m:r>
                <m:rPr>
                  <m:sty m:val="p"/>
                </m:rPr>
                <w:rPr>
                  <w:rFonts w:ascii="Cambria Math" w:eastAsiaTheme="minorEastAsia" w:hAnsi="Cambria Math"/>
                </w:rPr>
                <m:t>L</m:t>
              </m:r>
            </m:num>
            <m:den>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h,h</m:t>
                  </m:r>
                </m:sub>
              </m:sSub>
            </m:den>
          </m:f>
          <m:f>
            <m:fPr>
              <m:ctrlPr>
                <w:rPr>
                  <w:rFonts w:ascii="Cambria Math" w:eastAsiaTheme="minorEastAsia" w:hAnsi="Cambria Math"/>
                  <w:iCs/>
                </w:rPr>
              </m:ctrlPr>
            </m:fPr>
            <m:num>
              <m:sSup>
                <m:sSupPr>
                  <m:ctrlPr>
                    <w:rPr>
                      <w:rFonts w:ascii="Cambria Math" w:eastAsiaTheme="minorEastAsia" w:hAnsi="Cambria Math"/>
                      <w:iCs/>
                    </w:rPr>
                  </m:ctrlPr>
                </m:sSup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e>
                <m:sup>
                  <m:r>
                    <m:rPr>
                      <m:sty m:val="p"/>
                    </m:rPr>
                    <w:rPr>
                      <w:rFonts w:ascii="Cambria Math" w:eastAsiaTheme="minorEastAsia" w:hAnsi="Cambria Math"/>
                    </w:rPr>
                    <m:t>2</m:t>
                  </m:r>
                </m:sup>
              </m:sSup>
            </m:num>
            <m:den>
              <m:r>
                <m:rPr>
                  <m:sty m:val="p"/>
                </m:rPr>
                <w:rPr>
                  <w:rFonts w:ascii="Cambria Math" w:eastAsiaTheme="minorEastAsia" w:hAnsi="Cambria Math"/>
                </w:rPr>
                <m:t>2g</m:t>
              </m:r>
            </m:den>
          </m:f>
          <m:r>
            <w:rPr>
              <w:rFonts w:ascii="Cambria Math" w:eastAsiaTheme="minorEastAsia" w:hAnsi="Cambria Math"/>
            </w:rPr>
            <m:t>=</m:t>
          </m:r>
          <m:r>
            <w:rPr>
              <w:rFonts w:ascii="Cambria Math" w:hAnsi="Cambria Math"/>
            </w:rPr>
            <m:t>0.02430*</m:t>
          </m:r>
          <m:f>
            <m:fPr>
              <m:ctrlPr>
                <w:rPr>
                  <w:rFonts w:ascii="Cambria Math" w:eastAsiaTheme="minorEastAsia" w:hAnsi="Cambria Math"/>
                  <w:iCs/>
                </w:rPr>
              </m:ctrlPr>
            </m:fPr>
            <m:num>
              <m:r>
                <w:rPr>
                  <w:rFonts w:ascii="Cambria Math" w:eastAsiaTheme="minorEastAsia" w:hAnsi="Cambria Math"/>
                </w:rPr>
                <m:t>8*0.0254</m:t>
              </m:r>
            </m:num>
            <m:den>
              <m:r>
                <w:rPr>
                  <w:rFonts w:ascii="Cambria Math" w:eastAsiaTheme="minorEastAsia" w:hAnsi="Cambria Math"/>
                </w:rPr>
                <m:t>0.0254</m:t>
              </m:r>
            </m:den>
          </m:f>
          <m:r>
            <w:rPr>
              <w:rFonts w:ascii="Cambria Math" w:eastAsiaTheme="minorEastAsia" w:hAnsi="Cambria Math"/>
            </w:rPr>
            <m:t>*</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1.582</m:t>
                  </m:r>
                </m:e>
                <m:sup>
                  <m:r>
                    <m:rPr>
                      <m:sty m:val="p"/>
                    </m:rPr>
                    <w:rPr>
                      <w:rFonts w:ascii="Cambria Math" w:eastAsiaTheme="minorEastAsia" w:hAnsi="Cambria Math"/>
                    </w:rPr>
                    <m:t>2</m:t>
                  </m:r>
                </m:sup>
              </m:sSup>
            </m:num>
            <m:den>
              <m:r>
                <m:rPr>
                  <m:sty m:val="p"/>
                </m:rPr>
                <w:rPr>
                  <w:rFonts w:ascii="Cambria Math" w:eastAsiaTheme="minorEastAsia" w:hAnsi="Cambria Math"/>
                </w:rPr>
                <m:t>2*9.81</m:t>
              </m:r>
            </m:den>
          </m:f>
          <m:r>
            <w:rPr>
              <w:rFonts w:ascii="Cambria Math" w:eastAsiaTheme="minorEastAsia" w:hAnsi="Cambria Math"/>
            </w:rPr>
            <m:t>=0.0248</m:t>
          </m:r>
        </m:oMath>
      </m:oMathPara>
    </w:p>
    <w:p w14:paraId="26F9C6AE" w14:textId="77777777" w:rsidR="00DE0C0D" w:rsidRPr="00901BCD"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major (39")</m:t>
              </m:r>
            </m:sub>
          </m:sSub>
          <m:r>
            <w:rPr>
              <w:rFonts w:ascii="Cambria Math" w:eastAsiaTheme="minorEastAsia" w:hAnsi="Cambria Math"/>
            </w:rPr>
            <m:t>=f</m:t>
          </m:r>
          <m:f>
            <m:fPr>
              <m:ctrlPr>
                <w:rPr>
                  <w:rFonts w:ascii="Cambria Math" w:eastAsiaTheme="minorEastAsia" w:hAnsi="Cambria Math"/>
                  <w:iCs/>
                </w:rPr>
              </m:ctrlPr>
            </m:fPr>
            <m:num>
              <m:r>
                <m:rPr>
                  <m:sty m:val="p"/>
                </m:rPr>
                <w:rPr>
                  <w:rFonts w:ascii="Cambria Math" w:eastAsiaTheme="minorEastAsia" w:hAnsi="Cambria Math"/>
                </w:rPr>
                <m:t>L</m:t>
              </m:r>
            </m:num>
            <m:den>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h,c</m:t>
                  </m:r>
                </m:sub>
              </m:sSub>
            </m:den>
          </m:f>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r>
                <m:rPr>
                  <m:sty m:val="p"/>
                </m:rPr>
                <w:rPr>
                  <w:rFonts w:ascii="Cambria Math" w:eastAsiaTheme="minorEastAsia" w:hAnsi="Cambria Math"/>
                </w:rPr>
                <m:t>2g</m:t>
              </m:r>
            </m:den>
          </m:f>
          <m:r>
            <w:rPr>
              <w:rFonts w:ascii="Cambria Math" w:eastAsiaTheme="minorEastAsia" w:hAnsi="Cambria Math"/>
            </w:rPr>
            <m:t>=</m:t>
          </m:r>
          <m:r>
            <w:rPr>
              <w:rFonts w:ascii="Cambria Math" w:hAnsi="Cambria Math"/>
            </w:rPr>
            <m:t>0.02430*</m:t>
          </m:r>
          <m:f>
            <m:fPr>
              <m:ctrlPr>
                <w:rPr>
                  <w:rFonts w:ascii="Cambria Math" w:eastAsiaTheme="minorEastAsia" w:hAnsi="Cambria Math"/>
                  <w:iCs/>
                </w:rPr>
              </m:ctrlPr>
            </m:fPr>
            <m:num>
              <m:r>
                <w:rPr>
                  <w:rFonts w:ascii="Cambria Math" w:eastAsiaTheme="minorEastAsia" w:hAnsi="Cambria Math"/>
                </w:rPr>
                <m:t>39*0.0254</m:t>
              </m:r>
            </m:num>
            <m:den>
              <m:r>
                <w:rPr>
                  <w:rFonts w:ascii="Cambria Math" w:eastAsiaTheme="minorEastAsia" w:hAnsi="Cambria Math"/>
                </w:rPr>
                <m:t>0.01667</m:t>
              </m:r>
            </m:den>
          </m:f>
          <m:r>
            <w:rPr>
              <w:rFonts w:ascii="Cambria Math" w:eastAsiaTheme="minorEastAsia" w:hAnsi="Cambria Math"/>
            </w:rPr>
            <m:t>*</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1.610</m:t>
                  </m:r>
                </m:e>
                <m:sup>
                  <m:r>
                    <m:rPr>
                      <m:sty m:val="p"/>
                    </m:rPr>
                    <w:rPr>
                      <w:rFonts w:ascii="Cambria Math" w:eastAsiaTheme="minorEastAsia" w:hAnsi="Cambria Math"/>
                    </w:rPr>
                    <m:t>2</m:t>
                  </m:r>
                </m:sup>
              </m:sSup>
            </m:num>
            <m:den>
              <m:r>
                <m:rPr>
                  <m:sty m:val="p"/>
                </m:rPr>
                <w:rPr>
                  <w:rFonts w:ascii="Cambria Math" w:eastAsiaTheme="minorEastAsia" w:hAnsi="Cambria Math"/>
                </w:rPr>
                <m:t>2*9.81</m:t>
              </m:r>
            </m:den>
          </m:f>
          <m:r>
            <w:rPr>
              <w:rFonts w:ascii="Cambria Math" w:eastAsiaTheme="minorEastAsia" w:hAnsi="Cambria Math"/>
            </w:rPr>
            <m:t>=0.1918</m:t>
          </m:r>
        </m:oMath>
      </m:oMathPara>
    </w:p>
    <w:p w14:paraId="5747C94A" w14:textId="77777777" w:rsidR="00DE0C0D" w:rsidRPr="00901BCD"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minor,ball</m:t>
              </m:r>
            </m:sub>
          </m:sSub>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K</m:t>
              </m:r>
            </m:e>
            <m:sub>
              <m:r>
                <m:rPr>
                  <m:sty m:val="p"/>
                </m:rPr>
                <w:rPr>
                  <w:rFonts w:ascii="Cambria Math" w:eastAsiaTheme="minorEastAsia" w:hAnsi="Cambria Math"/>
                </w:rPr>
                <m:t>L</m:t>
              </m:r>
            </m:sub>
          </m:sSub>
          <m:f>
            <m:fPr>
              <m:ctrlPr>
                <w:rPr>
                  <w:rFonts w:ascii="Cambria Math" w:eastAsiaTheme="minorEastAsia" w:hAnsi="Cambria Math"/>
                  <w:iCs/>
                </w:rPr>
              </m:ctrlPr>
            </m:fPr>
            <m:num>
              <m:sSup>
                <m:sSupPr>
                  <m:ctrlPr>
                    <w:rPr>
                      <w:rFonts w:ascii="Cambria Math" w:eastAsiaTheme="minorEastAsia" w:hAnsi="Cambria Math"/>
                      <w:iCs/>
                    </w:rPr>
                  </m:ctrlPr>
                </m:sSup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e>
                <m:sup>
                  <m:r>
                    <m:rPr>
                      <m:sty m:val="p"/>
                    </m:rPr>
                    <w:rPr>
                      <w:rFonts w:ascii="Cambria Math" w:eastAsiaTheme="minorEastAsia" w:hAnsi="Cambria Math"/>
                    </w:rPr>
                    <m:t>2</m:t>
                  </m:r>
                </m:sup>
              </m:sSup>
            </m:num>
            <m:den>
              <m:r>
                <m:rPr>
                  <m:sty m:val="p"/>
                </m:rPr>
                <w:rPr>
                  <w:rFonts w:ascii="Cambria Math" w:eastAsiaTheme="minorEastAsia" w:hAnsi="Cambria Math"/>
                </w:rPr>
                <m:t>2g</m:t>
              </m:r>
            </m:den>
          </m:f>
          <m:r>
            <w:rPr>
              <w:rFonts w:ascii="Cambria Math" w:eastAsiaTheme="minorEastAsia" w:hAnsi="Cambria Math"/>
            </w:rPr>
            <m:t>=0.05*</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1.582</m:t>
                  </m:r>
                </m:e>
                <m:sup>
                  <m:r>
                    <m:rPr>
                      <m:sty m:val="p"/>
                    </m:rPr>
                    <w:rPr>
                      <w:rFonts w:ascii="Cambria Math" w:eastAsiaTheme="minorEastAsia" w:hAnsi="Cambria Math"/>
                    </w:rPr>
                    <m:t>2</m:t>
                  </m:r>
                </m:sup>
              </m:sSup>
            </m:num>
            <m:den>
              <m:r>
                <m:rPr>
                  <m:sty m:val="p"/>
                </m:rPr>
                <w:rPr>
                  <w:rFonts w:ascii="Cambria Math" w:eastAsiaTheme="minorEastAsia" w:hAnsi="Cambria Math"/>
                </w:rPr>
                <m:t>2*9.81</m:t>
              </m:r>
            </m:den>
          </m:f>
          <m:r>
            <w:rPr>
              <w:rFonts w:ascii="Cambria Math" w:eastAsiaTheme="minorEastAsia" w:hAnsi="Cambria Math"/>
            </w:rPr>
            <m:t>=0.0064</m:t>
          </m:r>
        </m:oMath>
      </m:oMathPara>
    </w:p>
    <w:p w14:paraId="7802120B" w14:textId="77777777" w:rsidR="00DE0C0D" w:rsidRPr="00901BCD"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minor,90</m:t>
              </m:r>
            </m:sub>
          </m:sSub>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K</m:t>
              </m:r>
            </m:e>
            <m:sub>
              <m:r>
                <m:rPr>
                  <m:sty m:val="p"/>
                </m:rPr>
                <w:rPr>
                  <w:rFonts w:ascii="Cambria Math" w:eastAsiaTheme="minorEastAsia" w:hAnsi="Cambria Math"/>
                </w:rPr>
                <m:t>L</m:t>
              </m:r>
            </m:sub>
          </m:sSub>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r>
                <m:rPr>
                  <m:sty m:val="p"/>
                </m:rPr>
                <w:rPr>
                  <w:rFonts w:ascii="Cambria Math" w:eastAsiaTheme="minorEastAsia" w:hAnsi="Cambria Math"/>
                </w:rPr>
                <m:t>2g</m:t>
              </m:r>
            </m:den>
          </m:f>
          <m:r>
            <w:rPr>
              <w:rFonts w:ascii="Cambria Math" w:eastAsiaTheme="minorEastAsia" w:hAnsi="Cambria Math"/>
            </w:rPr>
            <m:t>=0.3*</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1.610</m:t>
                  </m:r>
                </m:e>
                <m:sup>
                  <m:r>
                    <m:rPr>
                      <m:sty m:val="p"/>
                    </m:rPr>
                    <w:rPr>
                      <w:rFonts w:ascii="Cambria Math" w:eastAsiaTheme="minorEastAsia" w:hAnsi="Cambria Math"/>
                    </w:rPr>
                    <m:t>2</m:t>
                  </m:r>
                </m:sup>
              </m:sSup>
            </m:num>
            <m:den>
              <m:r>
                <m:rPr>
                  <m:sty m:val="p"/>
                </m:rPr>
                <w:rPr>
                  <w:rFonts w:ascii="Cambria Math" w:eastAsiaTheme="minorEastAsia" w:hAnsi="Cambria Math"/>
                </w:rPr>
                <m:t>2*9.81</m:t>
              </m:r>
            </m:den>
          </m:f>
          <m:r>
            <w:rPr>
              <w:rFonts w:ascii="Cambria Math" w:eastAsiaTheme="minorEastAsia" w:hAnsi="Cambria Math"/>
            </w:rPr>
            <m:t>=0.0395</m:t>
          </m:r>
        </m:oMath>
      </m:oMathPara>
    </w:p>
    <w:p w14:paraId="027B1AFF" w14:textId="77777777" w:rsidR="00DE0C0D" w:rsidRPr="00D543CE" w:rsidRDefault="00000000" w:rsidP="00DE0C0D">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contraction</m:t>
              </m:r>
            </m:sub>
          </m:sSub>
          <m:r>
            <w:rPr>
              <w:rFonts w:ascii="Cambria Math" w:eastAsiaTheme="minorEastAsia" w:hAnsi="Cambria Math"/>
            </w:rPr>
            <m:t>=0.44</m:t>
          </m:r>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r>
                <m:rPr>
                  <m:sty m:val="p"/>
                </m:rPr>
                <w:rPr>
                  <w:rFonts w:ascii="Cambria Math" w:eastAsiaTheme="minorEastAsia" w:hAnsi="Cambria Math"/>
                </w:rPr>
                <m:t>2g</m:t>
              </m:r>
            </m:den>
          </m:f>
          <m:r>
            <w:rPr>
              <w:rFonts w:ascii="Cambria Math" w:eastAsiaTheme="minorEastAsia" w:hAnsi="Cambria Math"/>
            </w:rPr>
            <m:t>=0.44</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1.610</m:t>
                  </m:r>
                </m:e>
                <m:sup>
                  <m:r>
                    <m:rPr>
                      <m:sty m:val="p"/>
                    </m:rPr>
                    <w:rPr>
                      <w:rFonts w:ascii="Cambria Math" w:eastAsiaTheme="minorEastAsia" w:hAnsi="Cambria Math"/>
                    </w:rPr>
                    <m:t>2</m:t>
                  </m:r>
                </m:sup>
              </m:sSup>
            </m:num>
            <m:den>
              <m:r>
                <m:rPr>
                  <m:sty m:val="p"/>
                </m:rPr>
                <w:rPr>
                  <w:rFonts w:ascii="Cambria Math" w:eastAsiaTheme="minorEastAsia" w:hAnsi="Cambria Math"/>
                </w:rPr>
                <m:t>2*9.81</m:t>
              </m:r>
            </m:den>
          </m:f>
          <m:r>
            <w:rPr>
              <w:rFonts w:ascii="Cambria Math" w:eastAsiaTheme="minorEastAsia" w:hAnsi="Cambria Math"/>
            </w:rPr>
            <m:t>=0.0579</m:t>
          </m:r>
        </m:oMath>
      </m:oMathPara>
    </w:p>
    <w:p w14:paraId="47C76ACC" w14:textId="77777777" w:rsidR="00DE0C0D" w:rsidRPr="00D77309" w:rsidRDefault="00000000" w:rsidP="00DE0C0D">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expansion</m:t>
              </m:r>
            </m:sub>
          </m:sSub>
          <m:r>
            <w:rPr>
              <w:rFonts w:ascii="Cambria Math" w:eastAsiaTheme="minorEastAsia" w:hAnsi="Cambria Math"/>
            </w:rPr>
            <m:t>=</m:t>
          </m:r>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m:t>
                  </m:r>
                </m:e>
                <m:sup>
                  <m:r>
                    <m:rPr>
                      <m:sty m:val="p"/>
                    </m:rPr>
                    <w:rPr>
                      <w:rFonts w:ascii="Cambria Math" w:eastAsiaTheme="minorEastAsia" w:hAnsi="Cambria Math"/>
                    </w:rPr>
                    <m:t>2</m:t>
                  </m:r>
                </m:sup>
              </m:sSup>
            </m:num>
            <m:den>
              <m:r>
                <m:rPr>
                  <m:sty m:val="p"/>
                </m:rPr>
                <w:rPr>
                  <w:rFonts w:ascii="Cambria Math" w:eastAsiaTheme="minorEastAsia" w:hAnsi="Cambria Math"/>
                </w:rPr>
                <m:t>2g</m:t>
              </m:r>
            </m:den>
          </m:f>
          <m:r>
            <w:rPr>
              <w:rFonts w:ascii="Cambria Math" w:eastAsiaTheme="minorEastAsia" w:hAnsi="Cambria Math"/>
            </w:rPr>
            <m:t>=</m:t>
          </m:r>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m:t>
                  </m:r>
                  <m:r>
                    <w:rPr>
                      <w:rFonts w:ascii="Cambria Math" w:eastAsiaTheme="minorEastAsia" w:hAnsi="Cambria Math"/>
                    </w:rPr>
                    <m:t>1.610</m:t>
                  </m:r>
                  <m:r>
                    <m:rPr>
                      <m:sty m:val="p"/>
                    </m:rPr>
                    <w:rPr>
                      <w:rFonts w:ascii="Cambria Math" w:eastAsiaTheme="minorEastAsia" w:hAnsi="Cambria Math"/>
                    </w:rPr>
                    <m:t>-</m:t>
                  </m:r>
                  <m:r>
                    <w:rPr>
                      <w:rFonts w:ascii="Cambria Math" w:eastAsiaTheme="minorEastAsia" w:hAnsi="Cambria Math"/>
                    </w:rPr>
                    <m:t>1.582</m:t>
                  </m:r>
                  <m:r>
                    <m:rPr>
                      <m:sty m:val="p"/>
                    </m:rPr>
                    <w:rPr>
                      <w:rFonts w:ascii="Cambria Math" w:eastAsiaTheme="minorEastAsia" w:hAnsi="Cambria Math"/>
                    </w:rPr>
                    <m:t>)</m:t>
                  </m:r>
                </m:e>
                <m:sup>
                  <m:r>
                    <m:rPr>
                      <m:sty m:val="p"/>
                    </m:rPr>
                    <w:rPr>
                      <w:rFonts w:ascii="Cambria Math" w:eastAsiaTheme="minorEastAsia" w:hAnsi="Cambria Math"/>
                    </w:rPr>
                    <m:t>2</m:t>
                  </m:r>
                </m:sup>
              </m:sSup>
            </m:num>
            <m:den>
              <m:r>
                <m:rPr>
                  <m:sty m:val="p"/>
                </m:rPr>
                <w:rPr>
                  <w:rFonts w:ascii="Cambria Math" w:eastAsiaTheme="minorEastAsia" w:hAnsi="Cambria Math"/>
                </w:rPr>
                <m:t>2*9.81</m:t>
              </m:r>
            </m:den>
          </m:f>
          <m:r>
            <w:rPr>
              <w:rFonts w:ascii="Cambria Math" w:eastAsiaTheme="minorEastAsia" w:hAnsi="Cambria Math"/>
            </w:rPr>
            <m:t>=0.00003</m:t>
          </m:r>
        </m:oMath>
      </m:oMathPara>
    </w:p>
    <w:p w14:paraId="4858FCDC" w14:textId="77777777" w:rsidR="00DE0C0D" w:rsidRPr="00D77309" w:rsidRDefault="00DE0C0D" w:rsidP="00DE0C0D">
      <w:pPr>
        <w:rPr>
          <w:rFonts w:eastAsiaTheme="minorEastAsia"/>
        </w:rPr>
      </w:pPr>
    </w:p>
    <w:p w14:paraId="18E97238" w14:textId="77777777" w:rsidR="00DE0C0D" w:rsidRPr="000A3719" w:rsidRDefault="00000000" w:rsidP="00DE0C0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cold</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major (8")</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major (39")</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r>
                <w:rPr>
                  <w:rFonts w:ascii="Cambria Math" w:eastAsiaTheme="minorEastAsia" w:hAnsi="Cambria Math"/>
                </w:rPr>
                <m:t>h</m:t>
              </m:r>
            </m:e>
            <m:sub>
              <m:r>
                <w:rPr>
                  <w:rFonts w:ascii="Cambria Math" w:eastAsiaTheme="minorEastAsia" w:hAnsi="Cambria Math"/>
                </w:rPr>
                <m:t>l, minor,ball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r>
                <w:rPr>
                  <w:rFonts w:ascii="Cambria Math" w:eastAsiaTheme="minorEastAsia" w:hAnsi="Cambria Math"/>
                </w:rPr>
                <m:t>h</m:t>
              </m:r>
            </m:e>
            <m:sub>
              <m:r>
                <w:rPr>
                  <w:rFonts w:ascii="Cambria Math" w:eastAsiaTheme="minorEastAsia" w:hAnsi="Cambria Math"/>
                </w:rPr>
                <m:t>l, minor,90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contraction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 expansion</m:t>
              </m:r>
            </m:sub>
          </m:sSub>
        </m:oMath>
      </m:oMathPara>
    </w:p>
    <w:p w14:paraId="4ECF9035" w14:textId="77777777" w:rsidR="00DE0C0D" w:rsidRPr="00D77309" w:rsidRDefault="001967FD" w:rsidP="00DE0C0D">
      <w:pPr>
        <w:rPr>
          <w:rFonts w:eastAsiaTheme="minorEastAsia"/>
          <w:iCs/>
        </w:rPr>
      </w:pPr>
      <m:oMathPara>
        <m:oMathParaPr>
          <m:jc m:val="left"/>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2*0.0248</m:t>
              </m:r>
            </m:e>
          </m:d>
          <m:r>
            <w:rPr>
              <w:rFonts w:ascii="Cambria Math" w:eastAsiaTheme="minorEastAsia" w:hAnsi="Cambria Math"/>
            </w:rPr>
            <m:t>+0.1918+</m:t>
          </m:r>
          <m:d>
            <m:dPr>
              <m:ctrlPr>
                <w:rPr>
                  <w:rFonts w:ascii="Cambria Math" w:eastAsiaTheme="minorEastAsia" w:hAnsi="Cambria Math"/>
                  <w:i/>
                </w:rPr>
              </m:ctrlPr>
            </m:dPr>
            <m:e>
              <m:r>
                <w:rPr>
                  <w:rFonts w:ascii="Cambria Math" w:eastAsiaTheme="minorEastAsia" w:hAnsi="Cambria Math"/>
                </w:rPr>
                <m:t>2*0.0064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2*0.0395</m:t>
              </m:r>
            </m:e>
          </m:d>
          <m:r>
            <w:rPr>
              <w:rFonts w:ascii="Cambria Math" w:eastAsiaTheme="minorEastAsia" w:hAnsi="Cambria Math"/>
            </w:rPr>
            <m:t>+0.0579+0.00003=0.3912</m:t>
          </m:r>
        </m:oMath>
      </m:oMathPara>
    </w:p>
    <w:p w14:paraId="0BDC0E22" w14:textId="77777777" w:rsidR="00DE0C0D" w:rsidRPr="00D77309" w:rsidRDefault="00DE0C0D" w:rsidP="00DE0C0D">
      <w:pPr>
        <w:rPr>
          <w:rFonts w:eastAsiaTheme="minorEastAsia"/>
        </w:rPr>
      </w:pPr>
    </w:p>
    <w:p w14:paraId="3F289F8B" w14:textId="42B9616F" w:rsidR="007756D5" w:rsidRDefault="007756D5" w:rsidP="00BA1185"/>
    <w:p w14:paraId="4B6554ED" w14:textId="76429B34" w:rsidR="00687170" w:rsidRPr="005A70B6" w:rsidRDefault="00687170" w:rsidP="00BA1185">
      <w:pPr>
        <w:pStyle w:val="Heading2"/>
      </w:pPr>
      <w:bookmarkStart w:id="19" w:name="_Toc153663481"/>
      <w:r w:rsidRPr="005A70B6">
        <w:lastRenderedPageBreak/>
        <w:t>Analysis of Calculation Results</w:t>
      </w:r>
      <w:bookmarkEnd w:id="19"/>
    </w:p>
    <w:p w14:paraId="268D10A7" w14:textId="420BD8F5" w:rsidR="00521A5D" w:rsidRPr="005A70B6" w:rsidRDefault="00521A5D" w:rsidP="00521A5D">
      <w:pPr>
        <w:ind w:firstLine="720"/>
      </w:pPr>
      <w:r>
        <w:t xml:space="preserve">Based on the calculations, a </w:t>
      </w:r>
      <w:r w:rsidR="009064D3">
        <w:t>MATLAB</w:t>
      </w:r>
      <w:r>
        <w:t xml:space="preserve"> code </w:t>
      </w:r>
      <w:r w:rsidR="001545B7">
        <w:t xml:space="preserve">was created and utilized to efficiently determine the resulting output temperatures at different heat exchanger lengths in addition to the cold and hot flower rates. These values were compiled into digestible graphs depicted below to aid in the determination of optimal heat exchanger design and optimal </w:t>
      </w:r>
      <w:r w:rsidR="009064D3">
        <w:t xml:space="preserve">operational parameters. Initially, the </w:t>
      </w:r>
      <w:r w:rsidR="003E4FA3">
        <w:t xml:space="preserve">influence of the length of the heat exchanger was analyzed since that was the most influential </w:t>
      </w:r>
      <w:r w:rsidR="00551EDE">
        <w:t xml:space="preserve">and controllable aspect of the system. </w:t>
      </w:r>
    </w:p>
    <w:p w14:paraId="2902D6D6" w14:textId="77777777" w:rsidR="003D1EF9" w:rsidRDefault="003D1EF9" w:rsidP="009064D3">
      <w:pPr>
        <w:jc w:val="center"/>
      </w:pPr>
      <w:r>
        <w:rPr>
          <w:noProof/>
        </w:rPr>
        <w:drawing>
          <wp:inline distT="0" distB="0" distL="0" distR="0" wp14:anchorId="7B259330" wp14:editId="133B0947">
            <wp:extent cx="4398010" cy="2058670"/>
            <wp:effectExtent l="0" t="0" r="2540" b="17780"/>
            <wp:docPr id="2025183674" name="Chart 1">
              <a:extLst xmlns:a="http://schemas.openxmlformats.org/drawingml/2006/main">
                <a:ext uri="{FF2B5EF4-FFF2-40B4-BE49-F238E27FC236}">
                  <a16:creationId xmlns:a16="http://schemas.microsoft.com/office/drawing/2014/main" id="{AAF0639C-6217-B7F4-87CD-52564CFDE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3E6CAD8" w14:textId="396FA2C4" w:rsidR="00446845" w:rsidRDefault="005C067C" w:rsidP="00DE1C16">
      <w:pPr>
        <w:pStyle w:val="Caption"/>
        <w:spacing w:after="240"/>
      </w:pPr>
      <w:bookmarkStart w:id="20" w:name="_Ref153659540"/>
      <w:bookmarkStart w:id="21" w:name="_Toc153663482"/>
      <w:r w:rsidRPr="005C067C">
        <w:t xml:space="preserve">Figure </w:t>
      </w:r>
      <w:fldSimple w:instr=" SEQ Figure \* ARABIC ">
        <w:r w:rsidR="0031780F">
          <w:rPr>
            <w:noProof/>
          </w:rPr>
          <w:t>2</w:t>
        </w:r>
      </w:fldSimple>
      <w:bookmarkEnd w:id="20"/>
      <w:r w:rsidR="009803AA">
        <w:t>:</w:t>
      </w:r>
      <w:r w:rsidRPr="005C067C">
        <w:t xml:space="preserve"> Theoretical hot and cold output temperatures of both counter and parallel flows with varying </w:t>
      </w:r>
      <w:r w:rsidR="001425D0">
        <w:t>heat exchanger lengths.</w:t>
      </w:r>
      <w:r w:rsidRPr="005C067C">
        <w:t xml:space="preserve"> ​</w:t>
      </w:r>
      <w:bookmarkEnd w:id="21"/>
    </w:p>
    <w:p w14:paraId="7FCF445A" w14:textId="4F334BD9" w:rsidR="00CC5481" w:rsidRPr="009803AA" w:rsidRDefault="00446845" w:rsidP="00BA1185">
      <w:r>
        <w:t xml:space="preserve">It can be observed in </w:t>
      </w:r>
      <w:r>
        <w:fldChar w:fldCharType="begin"/>
      </w:r>
      <w:r>
        <w:instrText xml:space="preserve"> REF _Ref153659540 \h </w:instrText>
      </w:r>
      <w:r>
        <w:fldChar w:fldCharType="separate"/>
      </w:r>
      <w:r>
        <w:t xml:space="preserve">Figure </w:t>
      </w:r>
      <w:r>
        <w:rPr>
          <w:noProof/>
        </w:rPr>
        <w:t>2</w:t>
      </w:r>
      <w:r>
        <w:fldChar w:fldCharType="end"/>
      </w:r>
      <w:r>
        <w:t>,</w:t>
      </w:r>
      <w:r w:rsidR="00086DC0">
        <w:t xml:space="preserve"> a longer heat exchanger will result in a larger temperature difference within the fluids. Thus, the theoretical results </w:t>
      </w:r>
      <w:r w:rsidR="00271E42">
        <w:t xml:space="preserve">finalized the decision to make the heat exchanger a meter long to remain within the constraints </w:t>
      </w:r>
      <w:r w:rsidR="00653950">
        <w:t xml:space="preserve">of the project </w:t>
      </w:r>
      <w:r w:rsidR="00271E42">
        <w:t xml:space="preserve">while still </w:t>
      </w:r>
      <w:r>
        <w:t xml:space="preserve">achieving the maximum heat transfer. </w:t>
      </w:r>
    </w:p>
    <w:p w14:paraId="0E4720EF" w14:textId="77777777" w:rsidR="000C7DB2" w:rsidRDefault="000C7DB2" w:rsidP="00BA1185">
      <w:r>
        <w:rPr>
          <w:noProof/>
        </w:rPr>
        <w:drawing>
          <wp:inline distT="0" distB="0" distL="0" distR="0" wp14:anchorId="595AF799" wp14:editId="27BF7629">
            <wp:extent cx="5325745" cy="2155903"/>
            <wp:effectExtent l="0" t="0" r="8255" b="15875"/>
            <wp:docPr id="1562159832" name="Chart 1">
              <a:extLst xmlns:a="http://schemas.openxmlformats.org/drawingml/2006/main">
                <a:ext uri="{FF2B5EF4-FFF2-40B4-BE49-F238E27FC236}">
                  <a16:creationId xmlns:a16="http://schemas.microsoft.com/office/drawing/2014/main" id="{6C832AF2-5EA1-4877-87F7-35E1977DA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37BD34" w14:textId="51E1613D" w:rsidR="009803AA" w:rsidRDefault="009803AA" w:rsidP="00DE1C16">
      <w:pPr>
        <w:pStyle w:val="Caption"/>
        <w:spacing w:after="240"/>
      </w:pPr>
      <w:bookmarkStart w:id="22" w:name="_Ref153659665"/>
      <w:bookmarkStart w:id="23" w:name="_Toc153663483"/>
      <w:r>
        <w:t xml:space="preserve">Figure </w:t>
      </w:r>
      <w:fldSimple w:instr=" SEQ Figure \* ARABIC ">
        <w:r w:rsidR="0031780F">
          <w:rPr>
            <w:noProof/>
          </w:rPr>
          <w:t>3</w:t>
        </w:r>
      </w:fldSimple>
      <w:bookmarkEnd w:id="22"/>
      <w:r>
        <w:t xml:space="preserve">: </w:t>
      </w:r>
      <w:r w:rsidRPr="00592AE5">
        <w:t>Theoretical hot and cold output temperatures of both counter and parallel flows with varying cold flowrates with the hot flowrate remaining at 0.</w:t>
      </w:r>
      <w:r w:rsidR="00163754">
        <w:t>1</w:t>
      </w:r>
      <w:r w:rsidRPr="00592AE5">
        <w:t xml:space="preserve"> L/s.</w:t>
      </w:r>
      <w:bookmarkEnd w:id="23"/>
    </w:p>
    <w:p w14:paraId="0A73DD05" w14:textId="4349D572" w:rsidR="009803AA" w:rsidRPr="009803AA" w:rsidRDefault="00A47397" w:rsidP="00BA1185">
      <w:r>
        <w:t xml:space="preserve">Another </w:t>
      </w:r>
      <w:r w:rsidR="00DE60A9">
        <w:t xml:space="preserve">controllable aspect of the </w:t>
      </w:r>
      <w:r w:rsidR="004E2973">
        <w:t>heat exchanger was the flowrates</w:t>
      </w:r>
      <w:r w:rsidR="006D5993">
        <w:t xml:space="preserve"> at which the cold and hot water were flowing through the </w:t>
      </w:r>
      <w:r w:rsidR="007D5EC0">
        <w:t xml:space="preserve">system. The influence of the </w:t>
      </w:r>
      <w:r w:rsidR="00163754">
        <w:t>cold-water</w:t>
      </w:r>
      <w:r w:rsidR="007D5EC0">
        <w:t xml:space="preserve"> flowrate was depicted in </w:t>
      </w:r>
      <w:r w:rsidR="007D5EC0">
        <w:fldChar w:fldCharType="begin"/>
      </w:r>
      <w:r w:rsidR="007D5EC0">
        <w:instrText xml:space="preserve"> REF _Ref153659665 \h </w:instrText>
      </w:r>
      <w:r w:rsidR="007D5EC0">
        <w:fldChar w:fldCharType="separate"/>
      </w:r>
      <w:r w:rsidR="00670BF8">
        <w:t xml:space="preserve">Figure </w:t>
      </w:r>
      <w:r w:rsidR="00670BF8">
        <w:rPr>
          <w:noProof/>
        </w:rPr>
        <w:t>3</w:t>
      </w:r>
      <w:r w:rsidR="007D5EC0">
        <w:fldChar w:fldCharType="end"/>
      </w:r>
      <w:r w:rsidR="007D5EC0">
        <w:t>, where the hot water flowrate used in the theoretical calculations was maintained at 0.</w:t>
      </w:r>
      <w:r w:rsidR="00163754">
        <w:t>1</w:t>
      </w:r>
      <w:r w:rsidR="007D5EC0">
        <w:t xml:space="preserve"> </w:t>
      </w:r>
      <w:r w:rsidR="007D5EC0">
        <w:lastRenderedPageBreak/>
        <w:t xml:space="preserve">L/s while the cold flow rate was </w:t>
      </w:r>
      <w:r w:rsidR="00AA7EDC">
        <w:t xml:space="preserve">changed. It was determined that the faster </w:t>
      </w:r>
      <w:r w:rsidR="00427BAE">
        <w:t xml:space="preserve">the cold </w:t>
      </w:r>
      <w:r w:rsidR="00FD7ABB">
        <w:t xml:space="preserve">water </w:t>
      </w:r>
      <w:r w:rsidR="00903E3C">
        <w:t>flowed through the heat exchanger</w:t>
      </w:r>
      <w:r w:rsidR="00FD7ABB">
        <w:t xml:space="preserve">, the larger the temperature difference </w:t>
      </w:r>
      <w:r w:rsidR="00F266F7">
        <w:t xml:space="preserve">within both cold and hot water. </w:t>
      </w:r>
      <w:r w:rsidR="00316F54">
        <w:t xml:space="preserve">This is </w:t>
      </w:r>
      <w:r w:rsidR="00743938">
        <w:t>because</w:t>
      </w:r>
      <w:r w:rsidR="00316F54">
        <w:t xml:space="preserve"> the cold water is not given sufficient time to warm up and new, cold water is frequently entering the system. </w:t>
      </w:r>
      <w:r w:rsidR="005825F4">
        <w:t xml:space="preserve">Utilizing these theoretical results, when the </w:t>
      </w:r>
      <w:r w:rsidR="009A3CB4">
        <w:t xml:space="preserve">experimental trials were conducted, the highest possible flowrate </w:t>
      </w:r>
      <w:r w:rsidR="00743938">
        <w:t xml:space="preserve">that was achievable while keeping it consistent </w:t>
      </w:r>
      <w:r w:rsidR="009A3CB4">
        <w:t>was applied for the cold water</w:t>
      </w:r>
      <w:r w:rsidR="00743938">
        <w:t>.</w:t>
      </w:r>
      <w:r w:rsidR="009A3CB4">
        <w:t xml:space="preserve"> </w:t>
      </w:r>
    </w:p>
    <w:p w14:paraId="3F99F203" w14:textId="77777777" w:rsidR="009803AA" w:rsidRDefault="00A12BFF" w:rsidP="00BA1185">
      <w:r>
        <w:rPr>
          <w:noProof/>
        </w:rPr>
        <w:drawing>
          <wp:inline distT="0" distB="0" distL="0" distR="0" wp14:anchorId="76B95ABE" wp14:editId="303784C4">
            <wp:extent cx="5311140" cy="2163337"/>
            <wp:effectExtent l="0" t="0" r="3810" b="8890"/>
            <wp:docPr id="513984109" name="Chart 1">
              <a:extLst xmlns:a="http://schemas.openxmlformats.org/drawingml/2006/main">
                <a:ext uri="{FF2B5EF4-FFF2-40B4-BE49-F238E27FC236}">
                  <a16:creationId xmlns:a16="http://schemas.microsoft.com/office/drawing/2014/main" id="{0A9152D2-0B4A-46EF-9269-EA1EF0B6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AD3FB0" w14:textId="49853D67" w:rsidR="00A12BFF" w:rsidRDefault="009803AA" w:rsidP="00DE1C16">
      <w:pPr>
        <w:pStyle w:val="Caption"/>
        <w:spacing w:after="240"/>
      </w:pPr>
      <w:bookmarkStart w:id="24" w:name="_Ref153660014"/>
      <w:bookmarkStart w:id="25" w:name="_Toc153663484"/>
      <w:r>
        <w:t xml:space="preserve">Figure </w:t>
      </w:r>
      <w:fldSimple w:instr=" SEQ Figure \* ARABIC ">
        <w:r w:rsidR="0031780F">
          <w:rPr>
            <w:noProof/>
          </w:rPr>
          <w:t>4</w:t>
        </w:r>
      </w:fldSimple>
      <w:bookmarkEnd w:id="24"/>
      <w:r>
        <w:t xml:space="preserve">: </w:t>
      </w:r>
      <w:r w:rsidRPr="005B31AB">
        <w:t>Theoretical hot and cold output temperatures of both counter and parallel flows with varying hot flowrates with the cold flowrate remaining at 0.</w:t>
      </w:r>
      <w:r w:rsidR="00163754">
        <w:t>8</w:t>
      </w:r>
      <w:r w:rsidRPr="005B31AB">
        <w:t xml:space="preserve"> L/s.</w:t>
      </w:r>
      <w:bookmarkEnd w:id="25"/>
    </w:p>
    <w:p w14:paraId="233AF910" w14:textId="6A5D0896" w:rsidR="008C4212" w:rsidRPr="000D1B22" w:rsidRDefault="00F502A8" w:rsidP="00BA1185">
      <w:r>
        <w:t>Similarly, the effect of the hot water flowrate was studied theoretically</w:t>
      </w:r>
      <w:r w:rsidR="00B770BA">
        <w:t>,</w:t>
      </w:r>
      <w:r>
        <w:t xml:space="preserve"> and it was determined that applying a slower flow rate for the hot water deemed the largest temperature differences</w:t>
      </w:r>
      <w:r w:rsidR="00B770BA">
        <w:t xml:space="preserve"> (</w:t>
      </w:r>
      <w:r w:rsidR="00B770BA">
        <w:fldChar w:fldCharType="begin"/>
      </w:r>
      <w:r w:rsidR="00B770BA">
        <w:instrText xml:space="preserve"> REF _Ref153660014 \h </w:instrText>
      </w:r>
      <w:r w:rsidR="00B770BA">
        <w:fldChar w:fldCharType="separate"/>
      </w:r>
      <w:r w:rsidR="00B770BA">
        <w:t xml:space="preserve">Figure </w:t>
      </w:r>
      <w:r w:rsidR="00B770BA">
        <w:rPr>
          <w:noProof/>
        </w:rPr>
        <w:t>4</w:t>
      </w:r>
      <w:r w:rsidR="00B770BA">
        <w:fldChar w:fldCharType="end"/>
      </w:r>
      <w:r w:rsidR="00B770BA">
        <w:t>)</w:t>
      </w:r>
      <w:r>
        <w:t xml:space="preserve">. However, it is important to note that </w:t>
      </w:r>
      <w:r w:rsidR="00DA7ED6">
        <w:t xml:space="preserve">the variation in output temperatures </w:t>
      </w:r>
      <w:r w:rsidR="00B770BA">
        <w:t xml:space="preserve">was much less than when the cold flowrate was varied by similar increments. </w:t>
      </w:r>
      <w:r w:rsidR="00BA552E">
        <w:t xml:space="preserve">The increased temperature difference when reducing the hot flowrate </w:t>
      </w:r>
      <w:r w:rsidR="00DE1C16">
        <w:t>is</w:t>
      </w:r>
      <w:r w:rsidR="00BA552E">
        <w:t xml:space="preserve"> due to the hot water being exposed to the cold water for longer </w:t>
      </w:r>
      <w:r w:rsidR="00992CFA">
        <w:t xml:space="preserve">due to the increased hydraulic retention time. </w:t>
      </w:r>
      <w:r w:rsidR="00C754B3">
        <w:t xml:space="preserve">The reduced influence of the hot water flowrate can be attributed to the cold water having </w:t>
      </w:r>
      <w:r w:rsidR="00DE1C16">
        <w:t xml:space="preserve">a much larger influence on the heat transfers occurring throughout the system. </w:t>
      </w:r>
    </w:p>
    <w:p w14:paraId="4B79DCAF" w14:textId="6DBC1C21" w:rsidR="00610396" w:rsidRPr="000D1B22" w:rsidRDefault="00324217" w:rsidP="00BA1185">
      <w:pPr>
        <w:pStyle w:val="Heading2"/>
      </w:pPr>
      <w:bookmarkStart w:id="26" w:name="_Toc153642788"/>
      <w:bookmarkStart w:id="27" w:name="_Toc153663485"/>
      <w:r w:rsidRPr="000D1B22">
        <w:t>S</w:t>
      </w:r>
      <w:r w:rsidR="000D1B22">
        <w:t>olid</w:t>
      </w:r>
      <w:r w:rsidRPr="000D1B22">
        <w:t>W</w:t>
      </w:r>
      <w:r w:rsidR="000D1B22">
        <w:t>orks</w:t>
      </w:r>
      <w:r w:rsidRPr="000D1B22">
        <w:t xml:space="preserve"> </w:t>
      </w:r>
      <w:r w:rsidR="000D1B22">
        <w:t>S</w:t>
      </w:r>
      <w:r w:rsidRPr="000D1B22">
        <w:t>imulations</w:t>
      </w:r>
      <w:bookmarkEnd w:id="26"/>
      <w:bookmarkEnd w:id="27"/>
      <w:r w:rsidR="00610396" w:rsidRPr="000D1B22">
        <w:tab/>
      </w:r>
    </w:p>
    <w:p w14:paraId="30A5F97E" w14:textId="3E3BEC44" w:rsidR="00123F52" w:rsidRDefault="00B90271" w:rsidP="00BA1185">
      <w:r w:rsidRPr="00B90271">
        <w:t>For this project</w:t>
      </w:r>
      <w:r w:rsidR="003658F0">
        <w:t>,</w:t>
      </w:r>
      <w:r w:rsidRPr="00B90271">
        <w:t xml:space="preserve"> a SolidWorks</w:t>
      </w:r>
      <w:r w:rsidR="003658F0">
        <w:t xml:space="preserve"> flow</w:t>
      </w:r>
      <w:r w:rsidRPr="00B90271">
        <w:t xml:space="preserve"> simulation was used to verify MATLAB calculations and visualize the effects of changes applied to the heat exchanger system. To begin building the simulation, models of the various pipes and fittings were modeled or imported from McMaster-Carr and assembled. Next, a flow simulation study was created, and the system parameters were specified. </w:t>
      </w:r>
      <w:r w:rsidR="009135EA" w:rsidRPr="00B90271">
        <w:t>All parameters were kept constant except for the mass flow rates of the hot and cold pipes, which were the variables that defined each iteration.</w:t>
      </w:r>
      <w:r w:rsidR="009135EA">
        <w:t xml:space="preserve"> </w:t>
      </w:r>
      <w:r w:rsidR="00971E96">
        <w:t>The heat exchanger</w:t>
      </w:r>
      <w:r w:rsidR="00123F52">
        <w:t xml:space="preserve"> </w:t>
      </w:r>
      <w:r w:rsidR="00123F52" w:rsidRPr="00B90271">
        <w:t>was designed to support parallel flow or counter flow by making a simple change to the inlet and outlet settings.</w:t>
      </w:r>
    </w:p>
    <w:p w14:paraId="03B0C2B8" w14:textId="0F37624C" w:rsidR="003D6EDA" w:rsidRDefault="00971E96" w:rsidP="00BA1185">
      <w:pPr>
        <w:rPr>
          <w:noProof/>
          <w:color w:val="3B3838" w:themeColor="background2" w:themeShade="40"/>
        </w:rPr>
      </w:pPr>
      <w:r>
        <w:t xml:space="preserve">In the beginning stages of the project, </w:t>
      </w:r>
      <w:r w:rsidR="0066208F">
        <w:t>t</w:t>
      </w:r>
      <w:r w:rsidR="0066208F" w:rsidRPr="00B90271">
        <w:t xml:space="preserve">he </w:t>
      </w:r>
      <w:r w:rsidR="0066208F">
        <w:t>system</w:t>
      </w:r>
      <w:r w:rsidR="00C91714">
        <w:t xml:space="preserve">, shown in </w:t>
      </w:r>
      <w:r w:rsidR="00C91714">
        <w:fldChar w:fldCharType="begin"/>
      </w:r>
      <w:r w:rsidR="00C91714">
        <w:instrText xml:space="preserve"> REF _Ref153653626 \h </w:instrText>
      </w:r>
      <w:r w:rsidR="00C91714">
        <w:fldChar w:fldCharType="separate"/>
      </w:r>
      <w:r w:rsidR="00635AC0">
        <w:t xml:space="preserve">Figure </w:t>
      </w:r>
      <w:r w:rsidR="00635AC0">
        <w:rPr>
          <w:noProof/>
        </w:rPr>
        <w:t>5</w:t>
      </w:r>
      <w:r w:rsidR="00C91714">
        <w:fldChar w:fldCharType="end"/>
      </w:r>
      <w:r w:rsidR="00C91714">
        <w:t xml:space="preserve">, </w:t>
      </w:r>
      <w:r w:rsidR="0066208F">
        <w:t xml:space="preserve">was </w:t>
      </w:r>
      <w:r w:rsidR="009D6D9B">
        <w:t xml:space="preserve">modeled </w:t>
      </w:r>
      <w:r w:rsidR="000F0075">
        <w:t xml:space="preserve">extremely simply to gain basic preliminary </w:t>
      </w:r>
      <w:r w:rsidR="000F0075" w:rsidRPr="00436994">
        <w:t>results</w:t>
      </w:r>
      <w:r w:rsidR="00075CCC">
        <w:t xml:space="preserve"> </w:t>
      </w:r>
      <w:r w:rsidR="00D833BC" w:rsidRPr="00436994">
        <w:t>and</w:t>
      </w:r>
      <w:r w:rsidR="00D833BC">
        <w:t xml:space="preserve"> some of the values </w:t>
      </w:r>
      <w:r w:rsidR="002E61E8">
        <w:t xml:space="preserve">were found to be invalid. </w:t>
      </w:r>
      <w:r w:rsidR="00912166">
        <w:t xml:space="preserve">For this original design, the length was </w:t>
      </w:r>
      <w:r w:rsidR="0066208F">
        <w:t>chosen to be 18in long with a hot inlet temperature of 65</w:t>
      </w:r>
      <w:r w:rsidR="0066208F" w:rsidRPr="003575D1">
        <w:t>°C</w:t>
      </w:r>
      <w:r w:rsidR="008B5331">
        <w:t xml:space="preserve"> flowing through the outer pipe</w:t>
      </w:r>
      <w:r w:rsidR="0066208F">
        <w:t xml:space="preserve">, and a cold inlet temperature of </w:t>
      </w:r>
      <w:r w:rsidR="0066208F" w:rsidRPr="00D35758">
        <w:t>19°C</w:t>
      </w:r>
      <w:r w:rsidR="008B5331" w:rsidRPr="00D35758">
        <w:t xml:space="preserve"> </w:t>
      </w:r>
      <w:r w:rsidR="008B5331" w:rsidRPr="008B5331">
        <w:t xml:space="preserve">flowing through the inner </w:t>
      </w:r>
      <w:r w:rsidR="008B5331">
        <w:lastRenderedPageBreak/>
        <w:t>pipe</w:t>
      </w:r>
      <w:r w:rsidR="008B5331" w:rsidRPr="008B5331">
        <w:t xml:space="preserve">. </w:t>
      </w:r>
      <w:r w:rsidR="008B5331">
        <w:t>The mass flow rates of the hot and cold pipes were</w:t>
      </w:r>
      <w:r w:rsidR="00D92D7C">
        <w:t xml:space="preserve"> 0.75kg/s and 0.8kg/s, respectively. </w:t>
      </w:r>
      <w:r w:rsidR="00436994">
        <w:t xml:space="preserve">This system is shown in </w:t>
      </w:r>
      <w:r w:rsidR="0010362A">
        <w:fldChar w:fldCharType="begin"/>
      </w:r>
      <w:r w:rsidR="0010362A">
        <w:instrText xml:space="preserve"> REF _Ref153653626 \h </w:instrText>
      </w:r>
      <w:r w:rsidR="0010362A">
        <w:fldChar w:fldCharType="separate"/>
      </w:r>
      <w:r w:rsidR="00635AC0">
        <w:t xml:space="preserve">Figure </w:t>
      </w:r>
      <w:r w:rsidR="0010362A">
        <w:fldChar w:fldCharType="end"/>
      </w:r>
      <w:r w:rsidR="0019123F">
        <w:t>, while the flow through the system is shown in</w:t>
      </w:r>
      <w:r w:rsidR="0010362A">
        <w:t xml:space="preserve"> </w:t>
      </w:r>
      <w:r w:rsidR="0010362A">
        <w:fldChar w:fldCharType="begin"/>
      </w:r>
      <w:r w:rsidR="0010362A">
        <w:instrText xml:space="preserve"> REF _Ref153653687 \h </w:instrText>
      </w:r>
      <w:r w:rsidR="0010362A">
        <w:fldChar w:fldCharType="separate"/>
      </w:r>
      <w:r w:rsidR="00635AC0">
        <w:t xml:space="preserve">Figure </w:t>
      </w:r>
      <w:r w:rsidR="00635AC0">
        <w:rPr>
          <w:noProof/>
        </w:rPr>
        <w:t>6</w:t>
      </w:r>
      <w:r w:rsidR="0010362A">
        <w:fldChar w:fldCharType="end"/>
      </w:r>
      <w:r w:rsidR="002F01F8">
        <w:t>.</w:t>
      </w:r>
      <w:r w:rsidR="003D6EDA" w:rsidRPr="003D6EDA">
        <w:rPr>
          <w:noProof/>
          <w:color w:val="3B3838" w:themeColor="background2" w:themeShade="40"/>
        </w:rPr>
        <w:t xml:space="preserve"> </w:t>
      </w:r>
    </w:p>
    <w:p w14:paraId="3EDBDB23" w14:textId="77777777" w:rsidR="006A6B93" w:rsidRDefault="003D6EDA" w:rsidP="008F19C5">
      <w:pPr>
        <w:jc w:val="center"/>
      </w:pPr>
      <w:r w:rsidRPr="000D1B22">
        <w:rPr>
          <w:noProof/>
        </w:rPr>
        <w:drawing>
          <wp:inline distT="0" distB="0" distL="0" distR="0" wp14:anchorId="0177877C" wp14:editId="61953E17">
            <wp:extent cx="5336540" cy="3562350"/>
            <wp:effectExtent l="19050" t="19050" r="16510" b="19050"/>
            <wp:docPr id="1203747226" name="Picture 1203747226" descr="A drawing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rawing of a pi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6540" cy="3562350"/>
                    </a:xfrm>
                    <a:prstGeom prst="rect">
                      <a:avLst/>
                    </a:prstGeom>
                    <a:noFill/>
                    <a:ln>
                      <a:solidFill>
                        <a:schemeClr val="tx1"/>
                      </a:solidFill>
                    </a:ln>
                  </pic:spPr>
                </pic:pic>
              </a:graphicData>
            </a:graphic>
          </wp:inline>
        </w:drawing>
      </w:r>
    </w:p>
    <w:p w14:paraId="44CEB89F" w14:textId="57C89796" w:rsidR="00971E96" w:rsidRDefault="006A6B93" w:rsidP="00BA1185">
      <w:pPr>
        <w:pStyle w:val="Caption"/>
        <w:rPr>
          <w:noProof/>
        </w:rPr>
      </w:pPr>
      <w:bookmarkStart w:id="28" w:name="_Ref153653626"/>
      <w:bookmarkStart w:id="29" w:name="_Ref153653549"/>
      <w:bookmarkStart w:id="30" w:name="_Toc153663486"/>
      <w:r>
        <w:t xml:space="preserve">Figure </w:t>
      </w:r>
      <w:fldSimple w:instr=" SEQ Figure \* ARABIC ">
        <w:r w:rsidR="0031780F">
          <w:rPr>
            <w:noProof/>
          </w:rPr>
          <w:t>5</w:t>
        </w:r>
      </w:fldSimple>
      <w:bookmarkEnd w:id="28"/>
      <w:r w:rsidR="00FC317D">
        <w:t>:</w:t>
      </w:r>
      <w:r w:rsidRPr="001035C6">
        <w:t xml:space="preserve"> Set-Up of the SolidWorks Simulation</w:t>
      </w:r>
      <w:r>
        <w:rPr>
          <w:noProof/>
        </w:rPr>
        <w:t xml:space="preserve"> Iteration 1</w:t>
      </w:r>
      <w:bookmarkEnd w:id="29"/>
      <w:bookmarkEnd w:id="30"/>
    </w:p>
    <w:p w14:paraId="61BFEFE9" w14:textId="77777777" w:rsidR="006A6B93" w:rsidRPr="006A6B93" w:rsidRDefault="006A6B93" w:rsidP="00BA1185"/>
    <w:p w14:paraId="745C8067" w14:textId="77777777" w:rsidR="006A6B93" w:rsidRDefault="003D6EDA" w:rsidP="00BA1185">
      <w:bookmarkStart w:id="31" w:name="_Hlk152507016"/>
      <w:r w:rsidRPr="00CA2998">
        <w:rPr>
          <w:noProof/>
        </w:rPr>
        <w:drawing>
          <wp:inline distT="0" distB="0" distL="0" distR="0" wp14:anchorId="3D8D3F2A" wp14:editId="7F1F1487">
            <wp:extent cx="5943600" cy="1924685"/>
            <wp:effectExtent l="19050" t="19050" r="19050" b="18415"/>
            <wp:docPr id="1559242308" name="Picture 15592423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42308"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1538" t="1428" b="2384"/>
                    <a:stretch/>
                  </pic:blipFill>
                  <pic:spPr bwMode="auto">
                    <a:xfrm>
                      <a:off x="0" y="0"/>
                      <a:ext cx="5943600" cy="1924685"/>
                    </a:xfrm>
                    <a:prstGeom prst="rect">
                      <a:avLst/>
                    </a:prstGeom>
                    <a:ln w="12700"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D933DD" w14:textId="46EB2303" w:rsidR="003D6EDA" w:rsidRDefault="006A6B93" w:rsidP="00BA1185">
      <w:pPr>
        <w:pStyle w:val="Caption"/>
      </w:pPr>
      <w:bookmarkStart w:id="32" w:name="_Ref153653687"/>
      <w:bookmarkStart w:id="33" w:name="_Toc153663487"/>
      <w:r>
        <w:t xml:space="preserve">Figure </w:t>
      </w:r>
      <w:fldSimple w:instr=" SEQ Figure \* ARABIC ">
        <w:r w:rsidR="0031780F">
          <w:rPr>
            <w:noProof/>
          </w:rPr>
          <w:t>6</w:t>
        </w:r>
      </w:fldSimple>
      <w:bookmarkEnd w:id="32"/>
      <w:r>
        <w:t>: Simple Solidworks Flow Simulation on Iteration 1</w:t>
      </w:r>
      <w:bookmarkEnd w:id="33"/>
    </w:p>
    <w:p w14:paraId="58359084" w14:textId="77777777" w:rsidR="006A6B93" w:rsidRPr="006A6B93" w:rsidRDefault="006A6B93" w:rsidP="00BA1185"/>
    <w:p w14:paraId="78AF9A60" w14:textId="66637700" w:rsidR="00363C90" w:rsidRDefault="00363C90" w:rsidP="00BA1185">
      <w:r w:rsidRPr="00363C90">
        <w:t xml:space="preserve">The </w:t>
      </w:r>
      <w:r w:rsidR="00AD0CA0">
        <w:t>conclusion</w:t>
      </w:r>
      <w:r w:rsidR="00AB0272">
        <w:t>s drawn</w:t>
      </w:r>
      <w:r w:rsidRPr="00363C90">
        <w:t xml:space="preserve"> from this </w:t>
      </w:r>
      <w:r w:rsidR="00AD0CA0">
        <w:t>simulation</w:t>
      </w:r>
      <w:r w:rsidRPr="00363C90">
        <w:t xml:space="preserve"> were that the cold pipe temperature increased to about 20.75°C, while the hot pipe decreased to about 63.8°C. </w:t>
      </w:r>
      <w:r w:rsidR="0033458F">
        <w:t xml:space="preserve">It </w:t>
      </w:r>
      <w:r w:rsidRPr="00363C90">
        <w:t xml:space="preserve">was decided that changes </w:t>
      </w:r>
      <w:r w:rsidR="000D1C88">
        <w:t>would be necessary in the</w:t>
      </w:r>
      <w:r w:rsidRPr="00363C90">
        <w:t xml:space="preserve"> next iteration. These included increasing the temperature </w:t>
      </w:r>
      <w:r w:rsidR="002C4F93">
        <w:t>difference</w:t>
      </w:r>
      <w:r w:rsidRPr="00363C90">
        <w:t xml:space="preserve"> within each pipe by trying slower mass flow rates</w:t>
      </w:r>
      <w:r w:rsidR="000D1C88">
        <w:t xml:space="preserve">, in addition to </w:t>
      </w:r>
      <w:r w:rsidR="00D0591D">
        <w:t>aiming for</w:t>
      </w:r>
      <w:r w:rsidRPr="00363C90">
        <w:t xml:space="preserve"> more accurate results </w:t>
      </w:r>
      <w:r w:rsidR="00D0591D">
        <w:lastRenderedPageBreak/>
        <w:t>through</w:t>
      </w:r>
      <w:r w:rsidRPr="00363C90">
        <w:t xml:space="preserve"> increasing mesh resolution, and adding</w:t>
      </w:r>
      <w:r w:rsidR="00D0591D">
        <w:t xml:space="preserve"> more accurate</w:t>
      </w:r>
      <w:r w:rsidRPr="00363C90">
        <w:t xml:space="preserve"> coupling models into the simulation</w:t>
      </w:r>
      <w:r w:rsidR="009E4355">
        <w:t>, by importing them from</w:t>
      </w:r>
      <w:r w:rsidR="00D0591D" w:rsidRPr="00D0591D">
        <w:t xml:space="preserve"> </w:t>
      </w:r>
      <w:r w:rsidR="00D0591D" w:rsidRPr="00363C90">
        <w:t>McMaster-Carr</w:t>
      </w:r>
      <w:r w:rsidRPr="00363C90">
        <w:t>.</w:t>
      </w:r>
      <w:r w:rsidR="003D6EDA" w:rsidRPr="003D6EDA">
        <w:rPr>
          <w:noProof/>
          <w:color w:val="3B3838" w:themeColor="background2" w:themeShade="40"/>
        </w:rPr>
        <w:t xml:space="preserve"> </w:t>
      </w:r>
    </w:p>
    <w:p w14:paraId="2C49B9FD" w14:textId="7D1E477C" w:rsidR="002116C6" w:rsidRDefault="00B7270D" w:rsidP="00BA1185">
      <w:r>
        <w:t xml:space="preserve">Since iteration 1 revealed certain design changes that needed to be made, these were </w:t>
      </w:r>
      <w:r w:rsidR="00C04AA0">
        <w:t>considered</w:t>
      </w:r>
      <w:r>
        <w:t xml:space="preserve"> for iteration 2</w:t>
      </w:r>
      <w:r w:rsidR="000C02B8">
        <w:t xml:space="preserve">. The </w:t>
      </w:r>
      <w:r w:rsidR="000C02B8" w:rsidRPr="000D1B22">
        <w:t>me</w:t>
      </w:r>
      <w:r w:rsidR="00D7256F">
        <w:t>s</w:t>
      </w:r>
      <w:r w:rsidR="000C02B8" w:rsidRPr="000D1B22">
        <w:t>h</w:t>
      </w:r>
      <w:r w:rsidR="000C02B8">
        <w:t xml:space="preserve"> resolution was increased for better accuracy of results, and the couplings from McMaster-Carr were imported into the model</w:t>
      </w:r>
      <w:r w:rsidR="00FC49ED">
        <w:t>, as shown in</w:t>
      </w:r>
      <w:bookmarkEnd w:id="31"/>
      <w:r w:rsidR="0010362A">
        <w:t xml:space="preserve"> </w:t>
      </w:r>
      <w:r w:rsidR="0010362A">
        <w:fldChar w:fldCharType="begin"/>
      </w:r>
      <w:r w:rsidR="0010362A">
        <w:instrText xml:space="preserve"> REF _Ref153653716 \h </w:instrText>
      </w:r>
      <w:r w:rsidR="0010362A">
        <w:fldChar w:fldCharType="separate"/>
      </w:r>
      <w:r w:rsidR="00635AC0">
        <w:t xml:space="preserve">Figure </w:t>
      </w:r>
      <w:r w:rsidR="0010362A">
        <w:fldChar w:fldCharType="end"/>
      </w:r>
      <w:r w:rsidR="002C3BD0">
        <w:t>. Additionally</w:t>
      </w:r>
      <w:r w:rsidR="00DA0242">
        <w:t>,</w:t>
      </w:r>
      <w:r w:rsidR="002C3BD0">
        <w:t xml:space="preserve"> the </w:t>
      </w:r>
      <w:r w:rsidR="00DA0242">
        <w:t xml:space="preserve">configuration </w:t>
      </w:r>
      <w:r w:rsidR="00872218">
        <w:t>of flows</w:t>
      </w:r>
      <w:r w:rsidR="00DA0242">
        <w:t xml:space="preserve"> was </w:t>
      </w:r>
      <w:r w:rsidR="0036303F">
        <w:t>changed,</w:t>
      </w:r>
      <w:r w:rsidR="00DA0242">
        <w:t xml:space="preserve"> and the </w:t>
      </w:r>
      <w:r w:rsidR="002C3BD0">
        <w:t xml:space="preserve">hot </w:t>
      </w:r>
      <w:r w:rsidR="00C76602">
        <w:t>water</w:t>
      </w:r>
      <w:r w:rsidR="00794E83">
        <w:t xml:space="preserve"> </w:t>
      </w:r>
      <w:r w:rsidR="00A944E4">
        <w:t xml:space="preserve">was </w:t>
      </w:r>
      <w:r w:rsidR="005E2AFE">
        <w:t>run</w:t>
      </w:r>
      <w:r w:rsidR="0034599B">
        <w:t xml:space="preserve"> through</w:t>
      </w:r>
      <w:r w:rsidR="00DA0242">
        <w:t xml:space="preserve"> the inner tube, while the cold water was </w:t>
      </w:r>
      <w:r w:rsidR="00453767">
        <w:t>r</w:t>
      </w:r>
      <w:r w:rsidR="005E2AFE">
        <w:t>u</w:t>
      </w:r>
      <w:r w:rsidR="00453767">
        <w:t>n</w:t>
      </w:r>
      <w:r w:rsidR="0034599B">
        <w:t xml:space="preserve"> through</w:t>
      </w:r>
      <w:r w:rsidR="00DA0242">
        <w:t xml:space="preserve"> the outer tube</w:t>
      </w:r>
      <w:r w:rsidR="00872218">
        <w:t>. This is</w:t>
      </w:r>
      <w:r w:rsidR="00FC49ED" w:rsidRPr="000D1B22">
        <w:t xml:space="preserve"> shown in </w:t>
      </w:r>
      <w:r w:rsidR="00C4560B">
        <w:fldChar w:fldCharType="begin"/>
      </w:r>
      <w:r w:rsidR="00C4560B">
        <w:instrText xml:space="preserve"> REF _Ref153653739 \h </w:instrText>
      </w:r>
      <w:r w:rsidR="00C4560B">
        <w:fldChar w:fldCharType="separate"/>
      </w:r>
      <w:r w:rsidR="00635AC0">
        <w:t xml:space="preserve">Figure </w:t>
      </w:r>
      <w:r w:rsidR="00C4560B">
        <w:fldChar w:fldCharType="end"/>
      </w:r>
      <w:r w:rsidR="00FC49ED" w:rsidRPr="000D1B22">
        <w:fldChar w:fldCharType="begin"/>
      </w:r>
      <w:r w:rsidR="00FC49ED" w:rsidRPr="000D1B22">
        <w:instrText xml:space="preserve"> REF _Ref152508481 \h  \* MERGEFORMAT </w:instrText>
      </w:r>
      <w:r w:rsidR="00000000">
        <w:fldChar w:fldCharType="separate"/>
      </w:r>
      <w:r w:rsidR="00FC49ED" w:rsidRPr="000D1B22">
        <w:fldChar w:fldCharType="end"/>
      </w:r>
      <w:r w:rsidR="00FC49ED" w:rsidRPr="000D1B22">
        <w:t>.</w:t>
      </w:r>
    </w:p>
    <w:p w14:paraId="41B82D94" w14:textId="77777777" w:rsidR="006A6B93" w:rsidRDefault="002116C6" w:rsidP="008F19C5">
      <w:pPr>
        <w:jc w:val="center"/>
      </w:pPr>
      <w:r w:rsidRPr="000D1B22">
        <w:rPr>
          <w:noProof/>
        </w:rPr>
        <w:drawing>
          <wp:inline distT="0" distB="0" distL="0" distR="0" wp14:anchorId="56A3E34E" wp14:editId="7BDE7223">
            <wp:extent cx="4468495" cy="2943860"/>
            <wp:effectExtent l="19050" t="19050" r="27305" b="27940"/>
            <wp:docPr id="872037152" name="Picture 872037152" descr="A pipe with a long p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37152" name="Picture 872037152" descr="A pipe with a long pip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468495" cy="2943860"/>
                    </a:xfrm>
                    <a:prstGeom prst="rect">
                      <a:avLst/>
                    </a:prstGeom>
                    <a:noFill/>
                    <a:ln>
                      <a:solidFill>
                        <a:schemeClr val="tx1"/>
                      </a:solidFill>
                    </a:ln>
                  </pic:spPr>
                </pic:pic>
              </a:graphicData>
            </a:graphic>
          </wp:inline>
        </w:drawing>
      </w:r>
    </w:p>
    <w:p w14:paraId="2345590B" w14:textId="6785427E" w:rsidR="00EA1261" w:rsidRDefault="006A6B93" w:rsidP="00BA1185">
      <w:pPr>
        <w:pStyle w:val="Caption"/>
      </w:pPr>
      <w:bookmarkStart w:id="34" w:name="_Ref153653716"/>
      <w:bookmarkStart w:id="35" w:name="_Toc153663488"/>
      <w:r>
        <w:t xml:space="preserve">Figure </w:t>
      </w:r>
      <w:fldSimple w:instr=" SEQ Figure \* ARABIC ">
        <w:r w:rsidR="0031780F">
          <w:rPr>
            <w:noProof/>
          </w:rPr>
          <w:t>7</w:t>
        </w:r>
      </w:fldSimple>
      <w:bookmarkEnd w:id="34"/>
      <w:r>
        <w:t>: Setup of the SolidWorks Simulation Iteration 2</w:t>
      </w:r>
      <w:bookmarkEnd w:id="35"/>
    </w:p>
    <w:p w14:paraId="5D1BF30A" w14:textId="77777777" w:rsidR="006A6B93" w:rsidRPr="006A6B93" w:rsidRDefault="006A6B93" w:rsidP="00BA1185"/>
    <w:p w14:paraId="54960220" w14:textId="77777777" w:rsidR="006A6B93" w:rsidRDefault="00E510A2" w:rsidP="00BA1185">
      <w:r w:rsidRPr="000D1B22">
        <w:rPr>
          <w:noProof/>
        </w:rPr>
        <w:drawing>
          <wp:inline distT="0" distB="0" distL="0" distR="0" wp14:anchorId="0C4A909C" wp14:editId="6802DFA9">
            <wp:extent cx="5943600" cy="2098675"/>
            <wp:effectExtent l="19050" t="19050" r="19050" b="15875"/>
            <wp:docPr id="2137208115" name="Picture 2137208115"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08115" name="Picture 3" descr="A screen 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98675"/>
                    </a:xfrm>
                    <a:prstGeom prst="rect">
                      <a:avLst/>
                    </a:prstGeom>
                    <a:noFill/>
                    <a:ln>
                      <a:solidFill>
                        <a:schemeClr val="tx1"/>
                      </a:solidFill>
                    </a:ln>
                  </pic:spPr>
                </pic:pic>
              </a:graphicData>
            </a:graphic>
          </wp:inline>
        </w:drawing>
      </w:r>
    </w:p>
    <w:p w14:paraId="4F49AF4B" w14:textId="1D2E8071" w:rsidR="006A6B93" w:rsidRPr="006A6B93" w:rsidRDefault="006A6B93" w:rsidP="00C51EFD">
      <w:pPr>
        <w:pStyle w:val="Caption"/>
        <w:spacing w:after="240"/>
      </w:pPr>
      <w:bookmarkStart w:id="36" w:name="_Ref153653739"/>
      <w:bookmarkStart w:id="37" w:name="_Toc153663489"/>
      <w:r>
        <w:t xml:space="preserve">Figure </w:t>
      </w:r>
      <w:fldSimple w:instr=" SEQ Figure \* ARABIC ">
        <w:r w:rsidR="0031780F">
          <w:rPr>
            <w:noProof/>
          </w:rPr>
          <w:t>8</w:t>
        </w:r>
      </w:fldSimple>
      <w:bookmarkEnd w:id="36"/>
      <w:r>
        <w:t>:</w:t>
      </w:r>
      <w:r w:rsidRPr="006A6B93">
        <w:t xml:space="preserve"> </w:t>
      </w:r>
      <w:r>
        <w:t xml:space="preserve">Solidworks Flow Simulation on Iteration </w:t>
      </w:r>
      <w:r w:rsidR="00C4560B">
        <w:t>2</w:t>
      </w:r>
      <w:bookmarkEnd w:id="37"/>
    </w:p>
    <w:p w14:paraId="4BBD5EA9" w14:textId="0DA95769" w:rsidR="003670BE" w:rsidRDefault="00801ACE" w:rsidP="00BA1185">
      <w:r w:rsidRPr="00D15CC3">
        <w:t xml:space="preserve">This simulation resulted in larger changes in temperature for the hot and cold </w:t>
      </w:r>
      <w:r w:rsidR="00A453B5" w:rsidRPr="00D15CC3">
        <w:t xml:space="preserve">water, in addition to </w:t>
      </w:r>
      <w:r w:rsidR="006E2D54" w:rsidRPr="00D15CC3">
        <w:t xml:space="preserve">closer results to the </w:t>
      </w:r>
      <w:r w:rsidR="00990318" w:rsidRPr="00D15CC3">
        <w:t xml:space="preserve">theoretical values. This </w:t>
      </w:r>
      <w:r w:rsidR="00A568CD" w:rsidRPr="00D15CC3">
        <w:t>ultimately</w:t>
      </w:r>
      <w:r w:rsidR="00990318" w:rsidRPr="00D15CC3">
        <w:t xml:space="preserve"> demonstrated that the project was on </w:t>
      </w:r>
      <w:r w:rsidR="00990318" w:rsidRPr="00D15CC3">
        <w:lastRenderedPageBreak/>
        <w:t>the right track</w:t>
      </w:r>
      <w:r w:rsidR="00A568CD" w:rsidRPr="00D15CC3">
        <w:t>,</w:t>
      </w:r>
      <w:r w:rsidR="00990318" w:rsidRPr="00D15CC3">
        <w:t xml:space="preserve"> and </w:t>
      </w:r>
      <w:r w:rsidR="00A568CD" w:rsidRPr="00D15CC3">
        <w:t>that this configuration of inner and out pipe flows was more desirable.</w:t>
      </w:r>
      <w:r w:rsidR="00EA1261" w:rsidRPr="00D15CC3">
        <w:t> </w:t>
      </w:r>
      <w:r w:rsidR="00293A41" w:rsidRPr="00D15CC3">
        <w:t> </w:t>
      </w:r>
      <w:r w:rsidR="00B050C1">
        <w:t>The i</w:t>
      </w:r>
      <w:r w:rsidR="00795A85" w:rsidRPr="00795A85">
        <w:t xml:space="preserve">teration 3 design is the same as in iteration 2 which </w:t>
      </w:r>
      <w:r w:rsidR="00B050C1">
        <w:t>was</w:t>
      </w:r>
      <w:r w:rsidR="00795A85" w:rsidRPr="00795A85">
        <w:t xml:space="preserve"> shown </w:t>
      </w:r>
      <w:r w:rsidR="00C4560B">
        <w:t xml:space="preserve">in </w:t>
      </w:r>
      <w:r w:rsidR="00C4560B">
        <w:fldChar w:fldCharType="begin"/>
      </w:r>
      <w:r w:rsidR="00C4560B">
        <w:instrText xml:space="preserve"> REF _Ref153653772 \h </w:instrText>
      </w:r>
      <w:r w:rsidR="00C4560B">
        <w:fldChar w:fldCharType="separate"/>
      </w:r>
      <w:r w:rsidR="00635AC0">
        <w:t xml:space="preserve">Figure </w:t>
      </w:r>
      <w:r w:rsidR="00C4560B">
        <w:fldChar w:fldCharType="end"/>
      </w:r>
      <w:r w:rsidR="00C4560B">
        <w:t>.</w:t>
      </w:r>
    </w:p>
    <w:p w14:paraId="6C1E74F3" w14:textId="77777777" w:rsidR="003670BE" w:rsidRDefault="00CE239F" w:rsidP="00BA1185">
      <w:r w:rsidRPr="00D15CC3">
        <w:rPr>
          <w:noProof/>
        </w:rPr>
        <w:drawing>
          <wp:inline distT="0" distB="0" distL="0" distR="0" wp14:anchorId="281C6D45" wp14:editId="3E012660">
            <wp:extent cx="5943600" cy="2015541"/>
            <wp:effectExtent l="19050" t="19050" r="19050" b="22860"/>
            <wp:docPr id="383930982" name="Picture 383930982" descr="A red and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0982" name="Picture 4" descr="A red and black li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15541"/>
                    </a:xfrm>
                    <a:prstGeom prst="rect">
                      <a:avLst/>
                    </a:prstGeom>
                    <a:noFill/>
                    <a:ln>
                      <a:solidFill>
                        <a:schemeClr val="tx1"/>
                      </a:solidFill>
                    </a:ln>
                  </pic:spPr>
                </pic:pic>
              </a:graphicData>
            </a:graphic>
          </wp:inline>
        </w:drawing>
      </w:r>
    </w:p>
    <w:p w14:paraId="67797837" w14:textId="005FC9A4" w:rsidR="003670BE" w:rsidRDefault="003670BE" w:rsidP="00C51EFD">
      <w:pPr>
        <w:pStyle w:val="Caption"/>
        <w:spacing w:after="240"/>
      </w:pPr>
      <w:bookmarkStart w:id="38" w:name="_Ref153653772"/>
      <w:bookmarkStart w:id="39" w:name="_Toc153663490"/>
      <w:r>
        <w:t xml:space="preserve">Figure </w:t>
      </w:r>
      <w:fldSimple w:instr=" SEQ Figure \* ARABIC ">
        <w:r w:rsidR="00635AC0">
          <w:rPr>
            <w:noProof/>
          </w:rPr>
          <w:t>9</w:t>
        </w:r>
      </w:fldSimple>
      <w:bookmarkEnd w:id="38"/>
      <w:r w:rsidR="00555DD3">
        <w:t>:</w:t>
      </w:r>
      <w:r w:rsidR="00555DD3" w:rsidRPr="00555DD3">
        <w:t xml:space="preserve"> </w:t>
      </w:r>
      <w:r w:rsidR="00555DD3">
        <w:t>Solidworks Flow Simulation on Iteration 3</w:t>
      </w:r>
      <w:bookmarkEnd w:id="39"/>
    </w:p>
    <w:p w14:paraId="31DF1C2E" w14:textId="34000413" w:rsidR="0004441C" w:rsidRDefault="009922F2" w:rsidP="00BA1185">
      <w:r>
        <w:t>F</w:t>
      </w:r>
      <w:r w:rsidR="00FB7BD2" w:rsidRPr="000D1B22">
        <w:t>or</w:t>
      </w:r>
      <w:r w:rsidR="00FB7BD2">
        <w:t xml:space="preserve"> iteration 3, </w:t>
      </w:r>
      <w:r w:rsidR="00314B87">
        <w:t>t</w:t>
      </w:r>
      <w:r w:rsidR="00912166" w:rsidRPr="00B90271">
        <w:t xml:space="preserve">he </w:t>
      </w:r>
      <w:r w:rsidR="00912166">
        <w:t>heat exchanger was chosen to be 1 meter long with a hot inlet temperature of 65</w:t>
      </w:r>
      <w:r w:rsidR="00912166" w:rsidRPr="003575D1">
        <w:t>°C</w:t>
      </w:r>
      <w:r w:rsidR="00912166">
        <w:t xml:space="preserve">, and a cold inlet temperature of </w:t>
      </w:r>
      <w:r w:rsidR="00C971E1">
        <w:t xml:space="preserve">roughly </w:t>
      </w:r>
      <w:r w:rsidR="00912166" w:rsidRPr="00786A4C">
        <w:t>1</w:t>
      </w:r>
      <w:r w:rsidR="005F7520">
        <w:t>1</w:t>
      </w:r>
      <w:r w:rsidR="00912166" w:rsidRPr="00786A4C">
        <w:t>°C</w:t>
      </w:r>
      <w:r w:rsidR="00912166">
        <w:t>.</w:t>
      </w:r>
      <w:r w:rsidR="00912166" w:rsidRPr="00B90271">
        <w:t xml:space="preserve"> </w:t>
      </w:r>
      <w:r w:rsidR="00452CF4">
        <w:t xml:space="preserve">Since the cold water for the system was </w:t>
      </w:r>
      <w:r w:rsidR="007A574D">
        <w:t>provided by a hose</w:t>
      </w:r>
      <w:r w:rsidR="00452CF4">
        <w:t xml:space="preserve"> </w:t>
      </w:r>
      <w:r w:rsidR="001249C3">
        <w:t>with pipe</w:t>
      </w:r>
      <w:r w:rsidR="00A337DD">
        <w:t>s</w:t>
      </w:r>
      <w:r w:rsidR="001249C3">
        <w:t xml:space="preserve"> that extend</w:t>
      </w:r>
      <w:r w:rsidR="00452CF4">
        <w:t xml:space="preserve"> </w:t>
      </w:r>
      <w:r w:rsidR="00FD469C">
        <w:t>out of the building</w:t>
      </w:r>
      <w:r w:rsidR="00D66DF3">
        <w:t>,</w:t>
      </w:r>
      <w:r w:rsidR="00F743AD">
        <w:t xml:space="preserve"> its</w:t>
      </w:r>
      <w:r w:rsidR="00A337DD">
        <w:t xml:space="preserve"> </w:t>
      </w:r>
      <w:r w:rsidR="00F743AD">
        <w:t>temperature was</w:t>
      </w:r>
      <w:r w:rsidR="00A337DD">
        <w:t xml:space="preserve"> affected by the </w:t>
      </w:r>
      <w:r w:rsidR="005C531A">
        <w:t>day</w:t>
      </w:r>
      <w:r w:rsidR="00C22B3B">
        <w:t>-</w:t>
      </w:r>
      <w:r w:rsidR="005C531A">
        <w:t>to</w:t>
      </w:r>
      <w:r w:rsidR="00C22B3B">
        <w:t>-</w:t>
      </w:r>
      <w:r w:rsidR="005C531A">
        <w:t xml:space="preserve">day </w:t>
      </w:r>
      <w:r w:rsidR="00F77F5B">
        <w:t xml:space="preserve">temperature </w:t>
      </w:r>
      <w:r w:rsidR="005C531A">
        <w:t xml:space="preserve">changes </w:t>
      </w:r>
      <w:r w:rsidR="00F77F5B">
        <w:t>outside</w:t>
      </w:r>
      <w:r w:rsidR="00F743AD">
        <w:t>.</w:t>
      </w:r>
      <w:r w:rsidR="00972C29">
        <w:t xml:space="preserve"> </w:t>
      </w:r>
      <w:r w:rsidR="00F743AD">
        <w:t>It</w:t>
      </w:r>
      <w:r w:rsidR="000A4675">
        <w:t xml:space="preserve"> </w:t>
      </w:r>
      <w:r w:rsidR="00AC5882">
        <w:t xml:space="preserve">was lower than </w:t>
      </w:r>
      <w:r w:rsidR="008D6C1B">
        <w:t>the desire</w:t>
      </w:r>
      <w:r w:rsidR="005E7A2D">
        <w:t>d</w:t>
      </w:r>
      <w:r w:rsidR="008D6C1B">
        <w:t xml:space="preserve"> </w:t>
      </w:r>
      <w:r w:rsidR="005E7A2D" w:rsidRPr="00786A4C">
        <w:t>19°C</w:t>
      </w:r>
      <w:r w:rsidR="00F743AD" w:rsidRPr="00F743AD">
        <w:t xml:space="preserve"> </w:t>
      </w:r>
      <w:r w:rsidR="00F743AD">
        <w:t xml:space="preserve">and, on average, </w:t>
      </w:r>
      <w:r w:rsidR="005F7520">
        <w:t xml:space="preserve">read values </w:t>
      </w:r>
      <w:r w:rsidR="00F743AD">
        <w:t xml:space="preserve">around </w:t>
      </w:r>
      <w:r w:rsidR="005F7520" w:rsidRPr="00786A4C">
        <w:t>1</w:t>
      </w:r>
      <w:r w:rsidR="005F7520">
        <w:t>1</w:t>
      </w:r>
      <w:r w:rsidR="005F7520" w:rsidRPr="00786A4C">
        <w:t>°C</w:t>
      </w:r>
      <w:r w:rsidR="005F7520">
        <w:t xml:space="preserve"> at the inlet cold </w:t>
      </w:r>
      <w:r w:rsidR="00A84D02">
        <w:t>temperature probe</w:t>
      </w:r>
      <w:r w:rsidR="005F7520">
        <w:t xml:space="preserve">. To aid in the accuracy of the simulation results though, </w:t>
      </w:r>
      <w:r w:rsidR="007549BD">
        <w:t xml:space="preserve">the </w:t>
      </w:r>
      <w:r w:rsidR="00EF710C">
        <w:t>inlet</w:t>
      </w:r>
      <w:r w:rsidR="00DD5478">
        <w:t xml:space="preserve"> cold </w:t>
      </w:r>
      <w:r w:rsidR="00AA4992">
        <w:t xml:space="preserve">testing </w:t>
      </w:r>
      <w:r w:rsidR="007549BD">
        <w:t>temperatures</w:t>
      </w:r>
      <w:r w:rsidR="00633A4B">
        <w:t xml:space="preserve">, shown </w:t>
      </w:r>
      <w:r w:rsidR="00555DD3">
        <w:t xml:space="preserve">in </w:t>
      </w:r>
      <w:r w:rsidR="007E0BD8">
        <w:t xml:space="preserve">Table </w:t>
      </w:r>
      <w:r w:rsidR="00E64D23">
        <w:t>3</w:t>
      </w:r>
      <w:r w:rsidR="00633A4B">
        <w:t>,</w:t>
      </w:r>
      <w:r w:rsidR="00AA4992">
        <w:t xml:space="preserve"> </w:t>
      </w:r>
      <w:r w:rsidR="007549BD">
        <w:t>were</w:t>
      </w:r>
      <w:r w:rsidR="00AA4992">
        <w:t xml:space="preserve"> used to set</w:t>
      </w:r>
      <w:r w:rsidR="006C5B64">
        <w:t xml:space="preserve"> </w:t>
      </w:r>
      <w:r w:rsidR="00083357">
        <w:t>up</w:t>
      </w:r>
      <w:r w:rsidR="00AA4992">
        <w:t xml:space="preserve"> the simulation </w:t>
      </w:r>
      <w:r w:rsidR="004D786A">
        <w:t>values</w:t>
      </w:r>
      <w:r w:rsidR="00083357">
        <w:t xml:space="preserve"> for the cold water flow.</w:t>
      </w:r>
    </w:p>
    <w:p w14:paraId="252238AD" w14:textId="1F8987BD" w:rsidR="0004441C" w:rsidRDefault="0004441C" w:rsidP="00BA1185">
      <w:pPr>
        <w:pStyle w:val="Caption"/>
      </w:pPr>
      <w:bookmarkStart w:id="40" w:name="_Toc153663491"/>
      <w:r>
        <w:t xml:space="preserve">Table </w:t>
      </w:r>
      <w:fldSimple w:instr=" SEQ Table \* ARABIC ">
        <w:r w:rsidR="00B856E5">
          <w:rPr>
            <w:noProof/>
          </w:rPr>
          <w:t>1</w:t>
        </w:r>
      </w:fldSimple>
      <w:r>
        <w:t xml:space="preserve">: </w:t>
      </w:r>
      <w:r w:rsidRPr="003563F4">
        <w:t>Flow Rates Used in Testing the Heat Exchanger System</w:t>
      </w:r>
      <w:bookmarkEnd w:id="40"/>
    </w:p>
    <w:p w14:paraId="6EA880AC" w14:textId="4D3CD5B3" w:rsidR="0004441C" w:rsidRPr="0004441C" w:rsidRDefault="0004441C" w:rsidP="005E2528">
      <w:pPr>
        <w:jc w:val="center"/>
        <w:rPr>
          <w:noProof/>
        </w:rPr>
      </w:pPr>
      <w:r w:rsidRPr="00F16FB3">
        <w:rPr>
          <w:noProof/>
        </w:rPr>
        <w:drawing>
          <wp:inline distT="0" distB="0" distL="0" distR="0" wp14:anchorId="4BEADDE9" wp14:editId="4C636BFD">
            <wp:extent cx="4647894" cy="1633644"/>
            <wp:effectExtent l="19050" t="19050" r="19685" b="24130"/>
            <wp:docPr id="1417581666" name="Picture 1417581666"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03493" name="Picture 1" descr="A table with text and numbers&#10;&#10;Description automatically generated"/>
                    <pic:cNvPicPr/>
                  </pic:nvPicPr>
                  <pic:blipFill rotWithShape="1">
                    <a:blip r:embed="rId25">
                      <a:extLst>
                        <a:ext uri="{28A0092B-C50C-407E-A947-70E740481C1C}">
                          <a14:useLocalDpi xmlns:a14="http://schemas.microsoft.com/office/drawing/2010/main" val="0"/>
                        </a:ext>
                      </a:extLst>
                    </a:blip>
                    <a:srcRect l="1326" t="5823" r="1045" b="8070"/>
                    <a:stretch/>
                  </pic:blipFill>
                  <pic:spPr bwMode="auto">
                    <a:xfrm>
                      <a:off x="0" y="0"/>
                      <a:ext cx="4661329" cy="163836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2631B0" w14:textId="294C3AC2" w:rsidR="001701F9" w:rsidRDefault="001701F9" w:rsidP="00BA1185">
      <w:r w:rsidRPr="001701F9">
        <w:t xml:space="preserve">As stated previously, each </w:t>
      </w:r>
      <w:r w:rsidR="00175B86">
        <w:t>test</w:t>
      </w:r>
      <w:r w:rsidRPr="001701F9">
        <w:t xml:space="preserve"> was defined by changes in the mass flow rates of the hot and cold water coming into the heat exchanger. </w:t>
      </w:r>
      <w:r>
        <w:t xml:space="preserve">For the first </w:t>
      </w:r>
      <w:r w:rsidR="00175B86">
        <w:t>test</w:t>
      </w:r>
      <w:r>
        <w:t xml:space="preserve"> t</w:t>
      </w:r>
      <w:r w:rsidRPr="003575D1">
        <w:t xml:space="preserve">he system was set up with the cold water flowing at </w:t>
      </w:r>
      <w:r>
        <w:t>0.8</w:t>
      </w:r>
      <w:r w:rsidRPr="003575D1">
        <w:t xml:space="preserve">kg/s </w:t>
      </w:r>
      <w:r w:rsidR="009135EA">
        <w:t>wit</w:t>
      </w:r>
      <w:r w:rsidR="002F4B37">
        <w:t>hin the outer pipe and the</w:t>
      </w:r>
      <w:r w:rsidRPr="003575D1">
        <w:t xml:space="preserve"> hot water</w:t>
      </w:r>
      <w:r w:rsidR="002F4B37">
        <w:t xml:space="preserve"> flowing</w:t>
      </w:r>
      <w:r w:rsidRPr="003575D1">
        <w:t xml:space="preserve"> at 0.</w:t>
      </w:r>
      <w:r>
        <w:t>1</w:t>
      </w:r>
      <w:r w:rsidRPr="003575D1">
        <w:t>kg/s</w:t>
      </w:r>
      <w:r w:rsidR="002F4B37">
        <w:t xml:space="preserve"> within the inner pipe</w:t>
      </w:r>
      <w:r>
        <w:t>.</w:t>
      </w:r>
      <w:r w:rsidR="000D3C9E">
        <w:t xml:space="preserve"> </w:t>
      </w:r>
      <w:r w:rsidR="00BB4AFB">
        <w:t xml:space="preserve">After obtaining data on this combination of flow rates, other </w:t>
      </w:r>
      <w:r w:rsidR="00175B86">
        <w:t xml:space="preserve">testing </w:t>
      </w:r>
      <w:r w:rsidR="00BB4AFB">
        <w:t xml:space="preserve">iterations with varying values were </w:t>
      </w:r>
      <w:r w:rsidR="00740112">
        <w:t xml:space="preserve">examined. </w:t>
      </w:r>
    </w:p>
    <w:p w14:paraId="01388347" w14:textId="092FC225" w:rsidR="00DD1B2F" w:rsidRDefault="00113A86" w:rsidP="001701F9">
      <w:r>
        <w:t>The</w:t>
      </w:r>
      <w:r w:rsidR="006977A6">
        <w:t xml:space="preserve"> SolidWorks simulation </w:t>
      </w:r>
      <w:r w:rsidR="001301FB">
        <w:t>data</w:t>
      </w:r>
      <w:r w:rsidR="00C76B5E">
        <w:t xml:space="preserve"> </w:t>
      </w:r>
      <w:r w:rsidR="008E7924">
        <w:t xml:space="preserve">was used to </w:t>
      </w:r>
      <w:r w:rsidR="00B57304">
        <w:t xml:space="preserve">gain an </w:t>
      </w:r>
      <w:r w:rsidR="006C5B64">
        <w:t>understanding</w:t>
      </w:r>
      <w:r w:rsidR="00B57304">
        <w:t xml:space="preserve"> of the system and verify that the project was </w:t>
      </w:r>
      <w:r w:rsidR="00E955F2">
        <w:t xml:space="preserve">on </w:t>
      </w:r>
      <w:r w:rsidR="003362D5">
        <w:t>target</w:t>
      </w:r>
      <w:r w:rsidR="006C5B64">
        <w:t xml:space="preserve">. This can be seen in the </w:t>
      </w:r>
      <w:r w:rsidR="009E402B">
        <w:t xml:space="preserve">adjustments </w:t>
      </w:r>
      <w:r w:rsidR="007D6DED">
        <w:t xml:space="preserve">and design changes </w:t>
      </w:r>
      <w:r w:rsidR="009E402B">
        <w:t>that were made</w:t>
      </w:r>
      <w:r w:rsidR="00A6518E">
        <w:t xml:space="preserve"> for each iteration</w:t>
      </w:r>
      <w:r w:rsidR="007D6DED">
        <w:t xml:space="preserve">. In the </w:t>
      </w:r>
      <w:r w:rsidR="00E00635">
        <w:t>beginning of the project</w:t>
      </w:r>
      <w:r w:rsidR="008F746A">
        <w:t>,</w:t>
      </w:r>
      <w:r w:rsidR="00E00635">
        <w:t xml:space="preserve"> the simulation was roughly built</w:t>
      </w:r>
      <w:r w:rsidR="008E3EE3">
        <w:t>,</w:t>
      </w:r>
      <w:r w:rsidR="00E00635">
        <w:t xml:space="preserve"> and the </w:t>
      </w:r>
      <w:r w:rsidR="00DE6405">
        <w:t xml:space="preserve">hot and cold </w:t>
      </w:r>
      <w:r w:rsidR="00E00635">
        <w:t xml:space="preserve">flows were not </w:t>
      </w:r>
      <w:r w:rsidR="005B372F">
        <w:t xml:space="preserve">being run </w:t>
      </w:r>
      <w:r w:rsidR="00DE6405">
        <w:t xml:space="preserve">in their </w:t>
      </w:r>
      <w:r w:rsidR="00DD1B2F">
        <w:t>ideal</w:t>
      </w:r>
      <w:r w:rsidR="005B372F">
        <w:t xml:space="preserve"> configurations. As more of the system was </w:t>
      </w:r>
      <w:r w:rsidR="005B372F">
        <w:lastRenderedPageBreak/>
        <w:t>understood through the software and in comparing the simulation data</w:t>
      </w:r>
      <w:r w:rsidR="00DD1B2F">
        <w:t xml:space="preserve"> with theoretical data, many changes were made to get the system to </w:t>
      </w:r>
      <w:r w:rsidR="008F746A">
        <w:t>make it</w:t>
      </w:r>
      <w:r w:rsidR="00DD1B2F">
        <w:t xml:space="preserve"> as optimal as possible. After getting the simulation to a point </w:t>
      </w:r>
      <w:r w:rsidR="008F0204">
        <w:t>where</w:t>
      </w:r>
      <w:r w:rsidR="00DD1B2F">
        <w:t xml:space="preserve"> it was </w:t>
      </w:r>
      <w:r w:rsidR="00CE3656">
        <w:t xml:space="preserve">able to </w:t>
      </w:r>
      <w:r w:rsidR="00B3583F">
        <w:t>validate</w:t>
      </w:r>
      <w:r w:rsidR="00CE3656">
        <w:t xml:space="preserve"> the theoretical numbers, it could </w:t>
      </w:r>
      <w:r w:rsidR="00B3583F">
        <w:t xml:space="preserve">finally </w:t>
      </w:r>
      <w:r w:rsidR="00CE3656">
        <w:t xml:space="preserve">be </w:t>
      </w:r>
      <w:r w:rsidR="00B3583F">
        <w:t xml:space="preserve">used </w:t>
      </w:r>
      <w:r w:rsidR="008F0204">
        <w:t>as a comparison for</w:t>
      </w:r>
      <w:r w:rsidR="00CE3656">
        <w:t xml:space="preserve"> the </w:t>
      </w:r>
      <w:r w:rsidR="008F0204">
        <w:t>experimental data. This will be seen in</w:t>
      </w:r>
      <w:r w:rsidR="00CE3656">
        <w:t xml:space="preserve"> the </w:t>
      </w:r>
      <w:r w:rsidR="008F0204">
        <w:t>Experimental Results section.</w:t>
      </w:r>
    </w:p>
    <w:p w14:paraId="3DABC5C9" w14:textId="47FB5DA2" w:rsidR="00654F34" w:rsidRDefault="00092EC9" w:rsidP="00654F34">
      <w:pPr>
        <w:pStyle w:val="Heading2"/>
      </w:pPr>
      <w:bookmarkStart w:id="41" w:name="_Toc153663492"/>
      <w:r>
        <w:t>Fabrication</w:t>
      </w:r>
      <w:r w:rsidR="005E2528">
        <w:t xml:space="preserve"> Methods</w:t>
      </w:r>
      <w:bookmarkEnd w:id="41"/>
    </w:p>
    <w:p w14:paraId="70729358" w14:textId="2E49E92A" w:rsidR="00581D5D" w:rsidRDefault="00582DC8" w:rsidP="00263358">
      <w:pPr>
        <w:pStyle w:val="Heading4"/>
      </w:pPr>
      <w:r w:rsidRPr="00263358">
        <w:t>Bill of Materials</w:t>
      </w:r>
    </w:p>
    <w:p w14:paraId="10B7039F" w14:textId="362C0699" w:rsidR="00C33F22" w:rsidRDefault="00C33F22" w:rsidP="00C33F22">
      <w:pPr>
        <w:pStyle w:val="Caption"/>
      </w:pPr>
      <w:bookmarkStart w:id="42" w:name="_Ref153659510"/>
      <w:bookmarkStart w:id="43" w:name="_Ref153659619"/>
      <w:bookmarkStart w:id="44" w:name="_Toc153663493"/>
      <w:r>
        <w:t xml:space="preserve">Table </w:t>
      </w:r>
      <w:fldSimple w:instr=" SEQ Table \* ARABIC ">
        <w:r w:rsidR="00B856E5">
          <w:rPr>
            <w:noProof/>
          </w:rPr>
          <w:t>2</w:t>
        </w:r>
      </w:fldSimple>
      <w:bookmarkEnd w:id="42"/>
      <w:bookmarkEnd w:id="43"/>
      <w:r>
        <w:t>: Bill of Materials</w:t>
      </w:r>
      <w:bookmarkEnd w:id="44"/>
    </w:p>
    <w:p w14:paraId="1C4C4EF6" w14:textId="36AF7C54" w:rsidR="001A5F9F" w:rsidRDefault="001A5F9F" w:rsidP="00193EE3">
      <w:r w:rsidRPr="000D1B22">
        <w:rPr>
          <w:noProof/>
        </w:rPr>
        <w:drawing>
          <wp:inline distT="0" distB="0" distL="0" distR="0" wp14:anchorId="367DEE7D" wp14:editId="72169E62">
            <wp:extent cx="5935384" cy="2470150"/>
            <wp:effectExtent l="0" t="0" r="8255" b="6350"/>
            <wp:docPr id="885850564" name="Picture 88585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50564" name="Picture 88585056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50743" cy="2476542"/>
                    </a:xfrm>
                    <a:prstGeom prst="rect">
                      <a:avLst/>
                    </a:prstGeom>
                    <a:noFill/>
                    <a:ln>
                      <a:noFill/>
                    </a:ln>
                  </pic:spPr>
                </pic:pic>
              </a:graphicData>
            </a:graphic>
          </wp:inline>
        </w:drawing>
      </w:r>
      <w:r w:rsidR="00193EE3" w:rsidRPr="00193EE3">
        <w:t xml:space="preserve"> </w:t>
      </w:r>
      <w:r w:rsidR="00193EE3">
        <w:t xml:space="preserve">The cost breakdown of the heat exchanger project is shown in </w:t>
      </w:r>
      <w:r w:rsidR="00193EE3">
        <w:fldChar w:fldCharType="begin"/>
      </w:r>
      <w:r w:rsidR="00193EE3">
        <w:instrText xml:space="preserve"> REF _Ref153659619 \h </w:instrText>
      </w:r>
      <w:r w:rsidR="00193EE3">
        <w:fldChar w:fldCharType="separate"/>
      </w:r>
      <w:r w:rsidR="00193EE3">
        <w:t xml:space="preserve">Table </w:t>
      </w:r>
      <w:r w:rsidR="00193EE3">
        <w:rPr>
          <w:noProof/>
        </w:rPr>
        <w:t>2</w:t>
      </w:r>
      <w:r w:rsidR="00193EE3">
        <w:fldChar w:fldCharType="end"/>
      </w:r>
      <w:r w:rsidR="00193EE3">
        <w:t>. T</w:t>
      </w:r>
      <w:r w:rsidR="00EF3C16">
        <w:t>he college of engineering provided all copper tubing</w:t>
      </w:r>
      <w:r w:rsidR="00E625BB">
        <w:t xml:space="preserve">, sensors, and test bench mounting hardware. </w:t>
      </w:r>
      <w:r w:rsidR="009805AA">
        <w:t>With the</w:t>
      </w:r>
      <w:r w:rsidR="00007869">
        <w:t xml:space="preserve"> </w:t>
      </w:r>
      <w:r w:rsidR="009805AA">
        <w:t>school</w:t>
      </w:r>
      <w:r w:rsidR="00007869">
        <w:t>’s contribution of material</w:t>
      </w:r>
      <w:r w:rsidR="009805AA">
        <w:t xml:space="preserve">, the </w:t>
      </w:r>
      <w:r w:rsidR="007E282D">
        <w:t>actual</w:t>
      </w:r>
      <w:r w:rsidR="009805AA">
        <w:t xml:space="preserve"> cost for</w:t>
      </w:r>
      <w:r w:rsidR="00007869">
        <w:t xml:space="preserve"> the design team was $227.71.</w:t>
      </w:r>
      <w:r w:rsidR="007E282D">
        <w:t xml:space="preserve"> However, the total cost of building a heat exchanger would be $336.93.</w:t>
      </w:r>
    </w:p>
    <w:p w14:paraId="3518A099" w14:textId="16EF0E58" w:rsidR="007E282D" w:rsidRDefault="007E282D" w:rsidP="00193EE3">
      <w:bookmarkStart w:id="45" w:name="_Ref153660108"/>
      <w:r>
        <w:t xml:space="preserve">Notable choices that helped reduce the overall cost of the project was selecting </w:t>
      </w:r>
      <w:r w:rsidR="009B5BE0">
        <w:t xml:space="preserve">inexpensive sensor mounting material and deciding to use </w:t>
      </w:r>
      <w:r w:rsidR="00B504C5">
        <w:t>only 3 valves.</w:t>
      </w:r>
    </w:p>
    <w:p w14:paraId="5039B35A" w14:textId="77777777" w:rsidR="00FF0E20" w:rsidRDefault="00743A5C" w:rsidP="00FF0E20">
      <w:pPr>
        <w:keepNext/>
      </w:pPr>
      <w:r w:rsidRPr="000D1B22">
        <w:rPr>
          <w:noProof/>
        </w:rPr>
        <w:lastRenderedPageBreak/>
        <w:drawing>
          <wp:inline distT="0" distB="0" distL="0" distR="0" wp14:anchorId="20DC8DE4" wp14:editId="0B3AEEA6">
            <wp:extent cx="5943600" cy="2573020"/>
            <wp:effectExtent l="0" t="0" r="0" b="0"/>
            <wp:docPr id="7" name="Picture 7" descr="Diagram of a machine parts&#10;&#10;Description automatically generated with medium confidence">
              <a:extLst xmlns:a="http://schemas.openxmlformats.org/drawingml/2006/main">
                <a:ext uri="{FF2B5EF4-FFF2-40B4-BE49-F238E27FC236}">
                  <a16:creationId xmlns:a16="http://schemas.microsoft.com/office/drawing/2014/main" id="{D76B4BC2-FBD0-D0DD-0D17-43DCB157EE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 of a machine parts&#10;&#10;Description automatically generated with medium confidence">
                      <a:extLst>
                        <a:ext uri="{FF2B5EF4-FFF2-40B4-BE49-F238E27FC236}">
                          <a16:creationId xmlns:a16="http://schemas.microsoft.com/office/drawing/2014/main" id="{D76B4BC2-FBD0-D0DD-0D17-43DCB157EE5B}"/>
                        </a:ext>
                      </a:extLst>
                    </pic:cNvPr>
                    <pic:cNvPicPr>
                      <a:picLocks noGrp="1" noChangeAspect="1"/>
                    </pic:cNvPicPr>
                  </pic:nvPicPr>
                  <pic:blipFill rotWithShape="1">
                    <a:blip r:embed="rId27"/>
                    <a:srcRect t="6391" b="9083"/>
                    <a:stretch/>
                  </pic:blipFill>
                  <pic:spPr>
                    <a:xfrm>
                      <a:off x="0" y="0"/>
                      <a:ext cx="5943600" cy="2573020"/>
                    </a:xfrm>
                    <a:prstGeom prst="rect">
                      <a:avLst/>
                    </a:prstGeom>
                    <a:ln>
                      <a:noFill/>
                    </a:ln>
                  </pic:spPr>
                </pic:pic>
              </a:graphicData>
            </a:graphic>
          </wp:inline>
        </w:drawing>
      </w:r>
    </w:p>
    <w:p w14:paraId="2D66FA8A" w14:textId="1BBE6EE5" w:rsidR="00743A5C" w:rsidRDefault="00FF0E20" w:rsidP="00FF0E20">
      <w:pPr>
        <w:pStyle w:val="Caption"/>
      </w:pPr>
      <w:bookmarkStart w:id="46" w:name="_Ref153660178"/>
      <w:bookmarkStart w:id="47" w:name="_Toc153663494"/>
      <w:r>
        <w:t xml:space="preserve">Figure </w:t>
      </w:r>
      <w:fldSimple w:instr=" SEQ Figure \* ARABIC ">
        <w:r w:rsidR="0031780F">
          <w:rPr>
            <w:noProof/>
          </w:rPr>
          <w:t>10</w:t>
        </w:r>
      </w:fldSimple>
      <w:bookmarkEnd w:id="45"/>
      <w:bookmarkEnd w:id="46"/>
      <w:r>
        <w:t xml:space="preserve">: </w:t>
      </w:r>
      <w:r w:rsidRPr="00503F5B">
        <w:t>Exploded View of Heat Exchanger Components</w:t>
      </w:r>
      <w:bookmarkEnd w:id="47"/>
    </w:p>
    <w:p w14:paraId="1ECD4B2B" w14:textId="35111BC9" w:rsidR="008B66FA" w:rsidRPr="008B66FA" w:rsidRDefault="008B66FA" w:rsidP="008B66FA">
      <w:r>
        <w:fldChar w:fldCharType="begin"/>
      </w:r>
      <w:r>
        <w:instrText xml:space="preserve"> REF _Ref153660178 \h </w:instrText>
      </w:r>
      <w:r>
        <w:fldChar w:fldCharType="separate"/>
      </w:r>
      <w:r>
        <w:t xml:space="preserve">Figure </w:t>
      </w:r>
      <w:r>
        <w:rPr>
          <w:noProof/>
        </w:rPr>
        <w:t>10</w:t>
      </w:r>
      <w:r>
        <w:fldChar w:fldCharType="end"/>
      </w:r>
      <w:r>
        <w:t xml:space="preserve"> shows a</w:t>
      </w:r>
      <w:r w:rsidR="00577773">
        <w:t xml:space="preserve">n exploded view of the final assembly </w:t>
      </w:r>
      <w:r w:rsidR="00067117">
        <w:t xml:space="preserve">with item numbers detailed. </w:t>
      </w:r>
      <w:r w:rsidR="002A70AE">
        <w:t>This view also served as an assembly check to ensure all parts could be fit together prior to purchasing anything.</w:t>
      </w:r>
    </w:p>
    <w:p w14:paraId="28F3309A" w14:textId="1B6DA678" w:rsidR="0064307D" w:rsidRDefault="0064307D" w:rsidP="00263358">
      <w:pPr>
        <w:pStyle w:val="Heading4"/>
      </w:pPr>
      <w:r>
        <w:t>Component Choices</w:t>
      </w:r>
    </w:p>
    <w:p w14:paraId="5CBAF771" w14:textId="047B7386" w:rsidR="006C7E7B" w:rsidRDefault="005676E0" w:rsidP="001A5F9F">
      <w:r>
        <w:t>The choice for components was based on constraints of</w:t>
      </w:r>
      <w:r w:rsidR="00280B26">
        <w:t xml:space="preserve"> </w:t>
      </w:r>
      <w:r w:rsidR="00621C9B">
        <w:t>meeting design requirements</w:t>
      </w:r>
      <w:r>
        <w:t xml:space="preserve">, cost, and manufacturability. </w:t>
      </w:r>
      <w:r w:rsidR="005B2550">
        <w:t xml:space="preserve">Certain parts such as the </w:t>
      </w:r>
      <w:r w:rsidR="004A3559">
        <w:t>heat exchanger tubin</w:t>
      </w:r>
      <w:r w:rsidR="00EC0EF0">
        <w:t xml:space="preserve">g was predetermined by the </w:t>
      </w:r>
      <w:r w:rsidR="00591FE5">
        <w:t>project</w:t>
      </w:r>
      <w:r w:rsidR="00806B64">
        <w:t xml:space="preserve"> guidelines</w:t>
      </w:r>
      <w:r w:rsidR="00E818C2">
        <w:t xml:space="preserve"> so </w:t>
      </w:r>
      <w:r w:rsidR="00C80FAB">
        <w:t xml:space="preserve">adjacent hardware was chosen to work with </w:t>
      </w:r>
      <w:r w:rsidR="00012CA4">
        <w:t>it.</w:t>
      </w:r>
      <w:r w:rsidR="00270A22">
        <w:t xml:space="preserve"> </w:t>
      </w:r>
      <w:r w:rsidR="00437A6B">
        <w:t xml:space="preserve">The typical method of joining copper tubing is by soldering, so all copper fittings and hardware were </w:t>
      </w:r>
      <w:r w:rsidR="00737760">
        <w:t>narrowed to those can be soldered</w:t>
      </w:r>
      <w:r w:rsidR="00437A6B">
        <w:t>.</w:t>
      </w:r>
      <w:r w:rsidR="00737760">
        <w:t xml:space="preserve"> </w:t>
      </w:r>
    </w:p>
    <w:p w14:paraId="5D05B33F" w14:textId="21B2D60E" w:rsidR="001A5F9F" w:rsidRDefault="00591FE5" w:rsidP="001A5F9F">
      <w:r>
        <w:t xml:space="preserve"> </w:t>
      </w:r>
      <w:r w:rsidR="00621C9B">
        <w:t xml:space="preserve">To meet the design requirement of having parallel and counterflow, </w:t>
      </w:r>
      <w:r w:rsidR="00E37AEB">
        <w:t xml:space="preserve">two valves were chosen to control the hot flow, and one valve was chosen to control </w:t>
      </w:r>
      <w:r w:rsidR="00E9752E">
        <w:t xml:space="preserve">cold flow. Having 3 valves allowed </w:t>
      </w:r>
      <w:r w:rsidR="00020226">
        <w:t>all configurations of flow to be achieved</w:t>
      </w:r>
      <w:r w:rsidR="007A7283">
        <w:t>. The choice of valve type mainly came down to price</w:t>
      </w:r>
      <w:r w:rsidR="00C13705">
        <w:t xml:space="preserve"> and adjustability. </w:t>
      </w:r>
      <w:r w:rsidR="00451FEC">
        <w:t xml:space="preserve">It was determined that using a ball valve would </w:t>
      </w:r>
      <w:r w:rsidR="006E42CE">
        <w:t>generate sufficient control of flow</w:t>
      </w:r>
      <w:r w:rsidR="00F7732B">
        <w:t xml:space="preserve"> rate while only costing ~$28 </w:t>
      </w:r>
      <w:r w:rsidR="00F26058">
        <w:t xml:space="preserve">when compared to </w:t>
      </w:r>
      <w:r w:rsidR="007F000F">
        <w:t xml:space="preserve">higher precision globe valves which costed </w:t>
      </w:r>
      <w:r w:rsidR="002E33F6">
        <w:t xml:space="preserve">upwards of 3x as much. </w:t>
      </w:r>
    </w:p>
    <w:p w14:paraId="6B995F31" w14:textId="348B1842" w:rsidR="002E33F6" w:rsidRDefault="00960565" w:rsidP="001A5F9F">
      <w:r>
        <w:t>To</w:t>
      </w:r>
      <w:r w:rsidR="009850FA">
        <w:t xml:space="preserve"> </w:t>
      </w:r>
      <w:r w:rsidR="00AD134F">
        <w:t xml:space="preserve">record pressure and temperature data from the testing apparatus, </w:t>
      </w:r>
      <w:r w:rsidR="0062782B">
        <w:t xml:space="preserve">one </w:t>
      </w:r>
      <w:r w:rsidR="001649E2">
        <w:t>pressure</w:t>
      </w:r>
      <w:r w:rsidR="00CE0CB3">
        <w:t xml:space="preserve"> </w:t>
      </w:r>
      <w:r w:rsidR="00CC54A4">
        <w:t xml:space="preserve">line and one thermocouple had to be mounted </w:t>
      </w:r>
      <w:r w:rsidR="00E32DA6">
        <w:t xml:space="preserve">at the inlet and outlet of each </w:t>
      </w:r>
      <w:r w:rsidR="003A6F50">
        <w:t xml:space="preserve">flow. Both </w:t>
      </w:r>
      <w:r w:rsidR="00404222">
        <w:t>sensors</w:t>
      </w:r>
      <w:r w:rsidR="0090532F">
        <w:t xml:space="preserve"> were preselected for the project so</w:t>
      </w:r>
      <w:r w:rsidR="003963EC">
        <w:t xml:space="preserve"> </w:t>
      </w:r>
      <w:r w:rsidR="00186A4E">
        <w:t>designing</w:t>
      </w:r>
      <w:r w:rsidR="00BF7C0A">
        <w:t xml:space="preserve"> a mounting method that </w:t>
      </w:r>
      <w:r w:rsidR="00162BF7">
        <w:t xml:space="preserve">captured accurate results was the main </w:t>
      </w:r>
      <w:r w:rsidR="00A27CDC">
        <w:t>cons</w:t>
      </w:r>
      <w:r w:rsidR="008427D5">
        <w:t xml:space="preserve">ideration. </w:t>
      </w:r>
      <w:r w:rsidR="00CD2C8F">
        <w:t xml:space="preserve">As seen in </w:t>
      </w:r>
      <w:r w:rsidR="00CD2C8F">
        <w:fldChar w:fldCharType="begin"/>
      </w:r>
      <w:r w:rsidR="00CD2C8F">
        <w:instrText xml:space="preserve"> REF _Ref153659025 \h </w:instrText>
      </w:r>
      <w:r w:rsidR="00CD2C8F">
        <w:fldChar w:fldCharType="separate"/>
      </w:r>
      <w:r w:rsidR="00635AC0">
        <w:t xml:space="preserve">Figure </w:t>
      </w:r>
      <w:r w:rsidR="00CD2C8F">
        <w:fldChar w:fldCharType="end"/>
      </w:r>
      <w:r w:rsidR="00CD2C8F">
        <w:t>,t</w:t>
      </w:r>
      <w:r w:rsidR="008427D5">
        <w:t xml:space="preserve">o </w:t>
      </w:r>
      <w:r w:rsidR="001B4FF0">
        <w:t xml:space="preserve">ensure that fluid flow would not be impeded and subsequently </w:t>
      </w:r>
      <w:r w:rsidR="001163D9">
        <w:t xml:space="preserve">effect data, </w:t>
      </w:r>
      <w:r w:rsidR="00C9368C">
        <w:t xml:space="preserve">the thermocouple probe </w:t>
      </w:r>
      <w:r w:rsidR="00A14FED">
        <w:t xml:space="preserve">was offset such that the tip barely </w:t>
      </w:r>
      <w:r w:rsidR="004643B5">
        <w:t xml:space="preserve">entered the stream. </w:t>
      </w:r>
      <w:r w:rsidR="00FF69FF">
        <w:t xml:space="preserve">In efforts to further isolate the thermocouple from </w:t>
      </w:r>
      <w:r w:rsidR="005568C6">
        <w:t xml:space="preserve">temperature </w:t>
      </w:r>
      <w:r w:rsidR="00F071CF">
        <w:t>inaccuracies due to conduction through its mount</w:t>
      </w:r>
      <w:r w:rsidR="00C2532D">
        <w:t xml:space="preserve">ing location, a material with a low heat transfer coefficient was sought out. </w:t>
      </w:r>
      <w:r w:rsidR="00BE6098">
        <w:t xml:space="preserve">The final </w:t>
      </w:r>
      <w:r w:rsidR="00A35785">
        <w:t xml:space="preserve">choice was high density polyurethane (HDPE) as its heat transfer coefficient was </w:t>
      </w:r>
      <w:r w:rsidR="00DA3FCC" w:rsidRPr="00DA3FCC">
        <w:t>~0.4 W/m*K</w:t>
      </w:r>
      <w:r w:rsidR="00D43204">
        <w:t>. This material was also chosen for being relatively low cost</w:t>
      </w:r>
      <w:r w:rsidR="00BC6B0E">
        <w:t xml:space="preserve"> when compared to copper, at </w:t>
      </w:r>
      <w:r w:rsidR="006B0E62">
        <w:t xml:space="preserve">$37.25/ft vs. </w:t>
      </w:r>
      <w:r w:rsidR="00351CEB">
        <w:t>$251.58/ft</w:t>
      </w:r>
      <w:r w:rsidR="00BC6B0E">
        <w:t xml:space="preserve">. </w:t>
      </w:r>
      <w:r w:rsidR="00094320">
        <w:t xml:space="preserve"> </w:t>
      </w:r>
    </w:p>
    <w:p w14:paraId="670D9B6F" w14:textId="77777777" w:rsidR="00351CEB" w:rsidRDefault="00387B79" w:rsidP="00351CEB">
      <w:pPr>
        <w:keepNext/>
        <w:jc w:val="center"/>
      </w:pPr>
      <w:r>
        <w:rPr>
          <w:noProof/>
        </w:rPr>
        <w:lastRenderedPageBreak/>
        <w:drawing>
          <wp:inline distT="0" distB="0" distL="0" distR="0" wp14:anchorId="45278935" wp14:editId="2A2758B2">
            <wp:extent cx="2819240" cy="2474595"/>
            <wp:effectExtent l="0" t="0" r="635" b="1905"/>
            <wp:docPr id="366271049" name="Picture 366271049"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1049" name="Picture 5" descr="A drawing of a machine&#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21384"/>
                    <a:stretch/>
                  </pic:blipFill>
                  <pic:spPr bwMode="auto">
                    <a:xfrm>
                      <a:off x="0" y="0"/>
                      <a:ext cx="2821510" cy="2476588"/>
                    </a:xfrm>
                    <a:prstGeom prst="rect">
                      <a:avLst/>
                    </a:prstGeom>
                    <a:noFill/>
                    <a:ln>
                      <a:noFill/>
                    </a:ln>
                    <a:extLst>
                      <a:ext uri="{53640926-AAD7-44D8-BBD7-CCE9431645EC}">
                        <a14:shadowObscured xmlns:a14="http://schemas.microsoft.com/office/drawing/2010/main"/>
                      </a:ext>
                    </a:extLst>
                  </pic:spPr>
                </pic:pic>
              </a:graphicData>
            </a:graphic>
          </wp:inline>
        </w:drawing>
      </w:r>
    </w:p>
    <w:p w14:paraId="59BD59D2" w14:textId="572E6FE5" w:rsidR="00387B79" w:rsidRPr="001A5F9F" w:rsidRDefault="00351CEB" w:rsidP="00351CEB">
      <w:pPr>
        <w:pStyle w:val="Caption"/>
      </w:pPr>
      <w:bookmarkStart w:id="48" w:name="_Ref153659025"/>
      <w:bookmarkStart w:id="49" w:name="_Toc153663495"/>
      <w:r>
        <w:t xml:space="preserve">Figure </w:t>
      </w:r>
      <w:fldSimple w:instr=" SEQ Figure \* ARABIC "/>
      <w:bookmarkEnd w:id="48"/>
      <w:r>
        <w:t>: Section View of Sensor Collar - Sensor Offset</w:t>
      </w:r>
      <w:bookmarkEnd w:id="49"/>
    </w:p>
    <w:p w14:paraId="1F8DE765" w14:textId="06CA35E1" w:rsidR="0064307D" w:rsidRDefault="00263358" w:rsidP="00263358">
      <w:pPr>
        <w:pStyle w:val="Heading4"/>
      </w:pPr>
      <w:r>
        <w:t>Assembly Methods</w:t>
      </w:r>
    </w:p>
    <w:p w14:paraId="61C503F5" w14:textId="2290D6C0" w:rsidR="00964CD6" w:rsidRDefault="00FC53B5" w:rsidP="00964CD6">
      <w:r>
        <w:t>Preparing a workflow before parts arrived allowed the team to efficiently execute the fabrication process. The</w:t>
      </w:r>
      <w:r w:rsidR="00536D0B">
        <w:t xml:space="preserve"> process was broken down into the following steps:</w:t>
      </w:r>
    </w:p>
    <w:p w14:paraId="2AA16BDE" w14:textId="2625E1AA" w:rsidR="00536D0B" w:rsidRDefault="00F82ED4" w:rsidP="00F82ED4">
      <w:pPr>
        <w:pStyle w:val="ListParagraph"/>
        <w:numPr>
          <w:ilvl w:val="0"/>
          <w:numId w:val="8"/>
        </w:numPr>
      </w:pPr>
      <w:r>
        <w:t>Place part orders</w:t>
      </w:r>
      <w:r w:rsidR="006847AB">
        <w:t xml:space="preserve"> with </w:t>
      </w:r>
      <w:r w:rsidR="00C35056">
        <w:t>machine shop advisors</w:t>
      </w:r>
    </w:p>
    <w:p w14:paraId="78DCD790" w14:textId="77777777" w:rsidR="00D35FD7" w:rsidRDefault="00D35FD7" w:rsidP="00F82ED4">
      <w:pPr>
        <w:pStyle w:val="ListParagraph"/>
        <w:numPr>
          <w:ilvl w:val="0"/>
          <w:numId w:val="8"/>
        </w:numPr>
      </w:pPr>
      <w:r>
        <w:t>Prepare for manufacturing</w:t>
      </w:r>
    </w:p>
    <w:p w14:paraId="2CF620C7" w14:textId="088BDE53" w:rsidR="00542EBB" w:rsidRDefault="00542EBB" w:rsidP="00D35FD7">
      <w:pPr>
        <w:pStyle w:val="ListParagraph"/>
        <w:numPr>
          <w:ilvl w:val="1"/>
          <w:numId w:val="8"/>
        </w:numPr>
      </w:pPr>
      <w:r>
        <w:t>Print part drawings</w:t>
      </w:r>
    </w:p>
    <w:p w14:paraId="4B1C6D96" w14:textId="08EE9404" w:rsidR="00D35FD7" w:rsidRDefault="00D955E7" w:rsidP="00D35FD7">
      <w:pPr>
        <w:pStyle w:val="ListParagraph"/>
        <w:numPr>
          <w:ilvl w:val="1"/>
          <w:numId w:val="8"/>
        </w:numPr>
      </w:pPr>
      <w:r>
        <w:t>Produce CAM toolpaths using Fusion 360</w:t>
      </w:r>
    </w:p>
    <w:p w14:paraId="423E543E" w14:textId="2F4A3F70" w:rsidR="001C0927" w:rsidRDefault="006337E7" w:rsidP="00F82ED4">
      <w:pPr>
        <w:pStyle w:val="ListParagraph"/>
        <w:numPr>
          <w:ilvl w:val="0"/>
          <w:numId w:val="8"/>
        </w:numPr>
      </w:pPr>
      <w:r>
        <w:t>Confirm correct parts and quantities upon shipment arrival</w:t>
      </w:r>
    </w:p>
    <w:p w14:paraId="60AB8183" w14:textId="77777777" w:rsidR="00817556" w:rsidRDefault="00817556" w:rsidP="00817556">
      <w:pPr>
        <w:pStyle w:val="ListParagraph"/>
        <w:numPr>
          <w:ilvl w:val="0"/>
          <w:numId w:val="8"/>
        </w:numPr>
      </w:pPr>
      <w:r>
        <w:t>Cut copper tubing using pipe cutter tool</w:t>
      </w:r>
    </w:p>
    <w:p w14:paraId="07440886" w14:textId="0CB60DEF" w:rsidR="00F212C9" w:rsidRDefault="003928AC" w:rsidP="00817556">
      <w:pPr>
        <w:pStyle w:val="ListParagraph"/>
        <w:numPr>
          <w:ilvl w:val="0"/>
          <w:numId w:val="8"/>
        </w:numPr>
      </w:pPr>
      <w:r>
        <w:t xml:space="preserve">Machine </w:t>
      </w:r>
      <w:r w:rsidR="00CF0858">
        <w:t>sensor collars using HAAS CNC mill</w:t>
      </w:r>
    </w:p>
    <w:p w14:paraId="4C832BF1" w14:textId="1B621953" w:rsidR="006337E7" w:rsidRDefault="00B43C85" w:rsidP="00F82ED4">
      <w:pPr>
        <w:pStyle w:val="ListParagraph"/>
        <w:numPr>
          <w:ilvl w:val="0"/>
          <w:numId w:val="8"/>
        </w:numPr>
      </w:pPr>
      <w:r>
        <w:t xml:space="preserve">Dry fit tubing and </w:t>
      </w:r>
      <w:r w:rsidR="007B1E64">
        <w:t>joints to ensure proper fitment</w:t>
      </w:r>
    </w:p>
    <w:p w14:paraId="45B91EB5" w14:textId="035777EB" w:rsidR="007B1E64" w:rsidRDefault="002C24BE" w:rsidP="00F82ED4">
      <w:pPr>
        <w:pStyle w:val="ListParagraph"/>
        <w:numPr>
          <w:ilvl w:val="0"/>
          <w:numId w:val="8"/>
        </w:numPr>
      </w:pPr>
      <w:r>
        <w:t xml:space="preserve">Prepare all solder joints by </w:t>
      </w:r>
      <w:r w:rsidR="006F636F">
        <w:t>scuffing and applying flux</w:t>
      </w:r>
      <w:r w:rsidR="00A70B17">
        <w:t xml:space="preserve"> compound</w:t>
      </w:r>
    </w:p>
    <w:p w14:paraId="1315504D" w14:textId="2298F8DF" w:rsidR="00A70B17" w:rsidRDefault="00A70B17" w:rsidP="00F82ED4">
      <w:pPr>
        <w:pStyle w:val="ListParagraph"/>
        <w:numPr>
          <w:ilvl w:val="0"/>
          <w:numId w:val="8"/>
        </w:numPr>
      </w:pPr>
      <w:r>
        <w:t>Solder</w:t>
      </w:r>
      <w:r w:rsidR="00AF76D9">
        <w:t xml:space="preserve"> first set of joints</w:t>
      </w:r>
      <w:r w:rsidR="00E10EEC">
        <w:t xml:space="preserve"> using blowtorch</w:t>
      </w:r>
    </w:p>
    <w:p w14:paraId="755ECFC4" w14:textId="008AA520" w:rsidR="00A1002E" w:rsidRDefault="00A1002E" w:rsidP="00F82ED4">
      <w:pPr>
        <w:pStyle w:val="ListParagraph"/>
        <w:numPr>
          <w:ilvl w:val="0"/>
          <w:numId w:val="8"/>
        </w:numPr>
      </w:pPr>
      <w:r>
        <w:t xml:space="preserve">Press </w:t>
      </w:r>
      <w:r w:rsidR="000736BB">
        <w:t xml:space="preserve">sensor collar </w:t>
      </w:r>
      <w:r w:rsidR="00682DA8">
        <w:t>onto assembly using hydraulic press</w:t>
      </w:r>
    </w:p>
    <w:p w14:paraId="6BF5727F" w14:textId="16278538" w:rsidR="00682DA8" w:rsidRDefault="003D7059" w:rsidP="00F82ED4">
      <w:pPr>
        <w:pStyle w:val="ListParagraph"/>
        <w:numPr>
          <w:ilvl w:val="0"/>
          <w:numId w:val="8"/>
        </w:numPr>
      </w:pPr>
      <w:r>
        <w:t xml:space="preserve">Solder remaining set of </w:t>
      </w:r>
      <w:r w:rsidR="00F212C9">
        <w:t>joints</w:t>
      </w:r>
    </w:p>
    <w:p w14:paraId="44554A98" w14:textId="3BD9F3AD" w:rsidR="00CF0858" w:rsidRDefault="00CF0858" w:rsidP="00F82ED4">
      <w:pPr>
        <w:pStyle w:val="ListParagraph"/>
        <w:numPr>
          <w:ilvl w:val="0"/>
          <w:numId w:val="8"/>
        </w:numPr>
      </w:pPr>
      <w:r>
        <w:t>Drill and tap sensor holes</w:t>
      </w:r>
    </w:p>
    <w:p w14:paraId="6CEE6D32" w14:textId="1948FC41" w:rsidR="00CF0858" w:rsidRDefault="00CF0858" w:rsidP="00F82ED4">
      <w:pPr>
        <w:pStyle w:val="ListParagraph"/>
        <w:numPr>
          <w:ilvl w:val="0"/>
          <w:numId w:val="8"/>
        </w:numPr>
      </w:pPr>
      <w:r>
        <w:t>Mount heat exchanger</w:t>
      </w:r>
      <w:r w:rsidR="00584B3C">
        <w:t xml:space="preserve"> to test bench</w:t>
      </w:r>
    </w:p>
    <w:p w14:paraId="77815E9D" w14:textId="16592624" w:rsidR="00B51C71" w:rsidRDefault="006847AB" w:rsidP="00584B3C">
      <w:pPr>
        <w:pStyle w:val="ListParagraph"/>
        <w:numPr>
          <w:ilvl w:val="1"/>
          <w:numId w:val="8"/>
        </w:numPr>
      </w:pPr>
      <w:r>
        <w:t>Secure</w:t>
      </w:r>
      <w:r w:rsidR="00B51C71">
        <w:t xml:space="preserve"> assembly into </w:t>
      </w:r>
      <w:r>
        <w:t>mounting brackets</w:t>
      </w:r>
    </w:p>
    <w:p w14:paraId="0657588B" w14:textId="4FA491FC" w:rsidR="00584B3C" w:rsidRDefault="008451E5" w:rsidP="00584B3C">
      <w:pPr>
        <w:pStyle w:val="ListParagraph"/>
        <w:numPr>
          <w:ilvl w:val="1"/>
          <w:numId w:val="8"/>
        </w:numPr>
      </w:pPr>
      <w:r>
        <w:t>Hook up water lines</w:t>
      </w:r>
    </w:p>
    <w:p w14:paraId="7A653803" w14:textId="35C7DE36" w:rsidR="00B856E5" w:rsidRDefault="00B51C71" w:rsidP="00B856E5">
      <w:pPr>
        <w:pStyle w:val="ListParagraph"/>
        <w:numPr>
          <w:ilvl w:val="1"/>
          <w:numId w:val="8"/>
        </w:numPr>
      </w:pPr>
      <w:r>
        <w:t>Screw in sensors</w:t>
      </w:r>
    </w:p>
    <w:p w14:paraId="48FC0364" w14:textId="028C02D6" w:rsidR="00B856E5" w:rsidRDefault="00573DB5" w:rsidP="00635AC0">
      <w:r>
        <w:t xml:space="preserve">All parts were pressure tested </w:t>
      </w:r>
      <w:r w:rsidR="00533EF4">
        <w:t>during after manufacturing as shown below in</w:t>
      </w:r>
      <w:r w:rsidR="00B856E5">
        <w:t xml:space="preserve"> </w:t>
      </w:r>
      <w:r w:rsidR="00B856E5">
        <w:fldChar w:fldCharType="begin"/>
      </w:r>
      <w:r w:rsidR="00B856E5">
        <w:instrText xml:space="preserve"> REF _Ref153661467 \h </w:instrText>
      </w:r>
      <w:r w:rsidR="00B856E5">
        <w:fldChar w:fldCharType="separate"/>
      </w:r>
      <w:r w:rsidR="00B856E5">
        <w:t xml:space="preserve">Figure </w:t>
      </w:r>
      <w:r w:rsidR="00B856E5">
        <w:rPr>
          <w:noProof/>
        </w:rPr>
        <w:t>12</w:t>
      </w:r>
      <w:r w:rsidR="00B856E5">
        <w:fldChar w:fldCharType="end"/>
      </w:r>
      <w:r w:rsidR="00533EF4">
        <w:t>.</w:t>
      </w:r>
    </w:p>
    <w:p w14:paraId="745AD58F" w14:textId="77777777" w:rsidR="00356349" w:rsidRDefault="00DB6BD4" w:rsidP="00356349">
      <w:pPr>
        <w:keepNext/>
        <w:jc w:val="center"/>
      </w:pPr>
      <w:r>
        <w:rPr>
          <w:noProof/>
        </w:rPr>
        <w:lastRenderedPageBreak/>
        <w:drawing>
          <wp:inline distT="0" distB="0" distL="0" distR="0" wp14:anchorId="61B13703" wp14:editId="4A598F07">
            <wp:extent cx="3213100" cy="2963007"/>
            <wp:effectExtent l="0" t="0" r="6350" b="8890"/>
            <wp:docPr id="74297651" name="Picture 74297651" descr="A white pipe with a yellow handle and a green pli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651" name="Picture 7" descr="A white pipe with a yellow handle and a green pliers&#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10121" b="16135"/>
                    <a:stretch/>
                  </pic:blipFill>
                  <pic:spPr bwMode="auto">
                    <a:xfrm>
                      <a:off x="0" y="0"/>
                      <a:ext cx="3219287" cy="2968712"/>
                    </a:xfrm>
                    <a:prstGeom prst="rect">
                      <a:avLst/>
                    </a:prstGeom>
                    <a:noFill/>
                    <a:ln>
                      <a:noFill/>
                    </a:ln>
                    <a:extLst>
                      <a:ext uri="{53640926-AAD7-44D8-BBD7-CCE9431645EC}">
                        <a14:shadowObscured xmlns:a14="http://schemas.microsoft.com/office/drawing/2010/main"/>
                      </a:ext>
                    </a:extLst>
                  </pic:spPr>
                </pic:pic>
              </a:graphicData>
            </a:graphic>
          </wp:inline>
        </w:drawing>
      </w:r>
    </w:p>
    <w:p w14:paraId="6E629641" w14:textId="46142EC2" w:rsidR="00B856E5" w:rsidRDefault="00356349" w:rsidP="00356349">
      <w:pPr>
        <w:pStyle w:val="Caption"/>
      </w:pPr>
      <w:bookmarkStart w:id="50" w:name="_Toc153663496"/>
      <w:r>
        <w:t xml:space="preserve">Figure </w:t>
      </w:r>
      <w:fldSimple w:instr=" SEQ Figure \* ARABIC ">
        <w:r w:rsidR="00635AC0">
          <w:rPr>
            <w:noProof/>
          </w:rPr>
          <w:t>12</w:t>
        </w:r>
      </w:fldSimple>
      <w:r>
        <w:t xml:space="preserve">: </w:t>
      </w:r>
      <w:r w:rsidR="00A0500E">
        <w:t>Pressure Testing on Sensor Collar</w:t>
      </w:r>
      <w:bookmarkEnd w:id="50"/>
    </w:p>
    <w:p w14:paraId="77FC9A9D" w14:textId="77777777" w:rsidR="00356349" w:rsidRDefault="00356349" w:rsidP="00A0500E"/>
    <w:p w14:paraId="12F29181" w14:textId="2A23FDC7" w:rsidR="001A5F9F" w:rsidRDefault="001A5F9F" w:rsidP="001A5F9F">
      <w:pPr>
        <w:pStyle w:val="Heading4"/>
      </w:pPr>
      <w:r>
        <w:t>Final Design</w:t>
      </w:r>
    </w:p>
    <w:p w14:paraId="34044C77" w14:textId="77777777" w:rsidR="001A5F9F" w:rsidRDefault="001A5F9F" w:rsidP="001A5F9F">
      <w:pPr>
        <w:keepNext/>
        <w:jc w:val="center"/>
      </w:pPr>
      <w:r w:rsidRPr="000D1B22">
        <w:rPr>
          <w:noProof/>
        </w:rPr>
        <w:drawing>
          <wp:inline distT="0" distB="0" distL="0" distR="0" wp14:anchorId="61F7AC76" wp14:editId="75A00C80">
            <wp:extent cx="5920317" cy="2409118"/>
            <wp:effectExtent l="19050" t="19050" r="23495" b="10795"/>
            <wp:docPr id="8" name="Picture 8" descr="A drawing of a line&#10;&#10;Description automatically generated">
              <a:extLst xmlns:a="http://schemas.openxmlformats.org/drawingml/2006/main">
                <a:ext uri="{FF2B5EF4-FFF2-40B4-BE49-F238E27FC236}">
                  <a16:creationId xmlns:a16="http://schemas.microsoft.com/office/drawing/2014/main" id="{7C92D748-C21B-93D0-1692-2F447A12BD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drawing of a line&#10;&#10;Description automatically generated">
                      <a:extLst>
                        <a:ext uri="{FF2B5EF4-FFF2-40B4-BE49-F238E27FC236}">
                          <a16:creationId xmlns:a16="http://schemas.microsoft.com/office/drawing/2014/main" id="{7C92D748-C21B-93D0-1692-2F447A12BDC5}"/>
                        </a:ext>
                      </a:extLst>
                    </pic:cNvPr>
                    <pic:cNvPicPr>
                      <a:picLocks noGrp="1" noChangeAspect="1"/>
                    </pic:cNvPicPr>
                  </pic:nvPicPr>
                  <pic:blipFill rotWithShape="1">
                    <a:blip r:embed="rId30" cstate="print">
                      <a:extLst>
                        <a:ext uri="{28A0092B-C50C-407E-A947-70E740481C1C}">
                          <a14:useLocalDpi xmlns:a14="http://schemas.microsoft.com/office/drawing/2010/main" val="0"/>
                        </a:ext>
                      </a:extLst>
                    </a:blip>
                    <a:srcRect l="3100" t="3139" r="2206" b="5858"/>
                    <a:stretch/>
                  </pic:blipFill>
                  <pic:spPr bwMode="auto">
                    <a:xfrm>
                      <a:off x="0" y="0"/>
                      <a:ext cx="5931297" cy="24135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37A149" w14:textId="2B878ED1" w:rsidR="001A5F9F" w:rsidRDefault="001A5F9F" w:rsidP="001A5F9F">
      <w:pPr>
        <w:pStyle w:val="Caption"/>
      </w:pPr>
      <w:bookmarkStart w:id="51" w:name="_Ref153659074"/>
      <w:bookmarkStart w:id="52" w:name="_Toc153663497"/>
      <w:r>
        <w:t xml:space="preserve">Figure </w:t>
      </w:r>
      <w:fldSimple w:instr=" SEQ Figure \* ARABIC "/>
      <w:bookmarkEnd w:id="51"/>
      <w:r w:rsidR="00743A5C">
        <w:t xml:space="preserve">: </w:t>
      </w:r>
      <w:r w:rsidR="00E34EDF">
        <w:t>Overall Dimensions of Final Heat Exchanger Design</w:t>
      </w:r>
      <w:bookmarkEnd w:id="52"/>
    </w:p>
    <w:p w14:paraId="1C6C3242" w14:textId="0A7EAD9D" w:rsidR="00813B7C" w:rsidRPr="00813B7C" w:rsidRDefault="00644433" w:rsidP="00BA1185">
      <w:r>
        <w:t xml:space="preserve">Dimensions of the final design are shown in </w:t>
      </w:r>
      <w:r>
        <w:fldChar w:fldCharType="begin"/>
      </w:r>
      <w:r>
        <w:instrText xml:space="preserve"> REF _Ref153659074 \h </w:instrText>
      </w:r>
      <w:r>
        <w:fldChar w:fldCharType="separate"/>
      </w:r>
      <w:r w:rsidR="00635AC0">
        <w:t xml:space="preserve">Figure </w:t>
      </w:r>
      <w:r>
        <w:fldChar w:fldCharType="end"/>
      </w:r>
      <w:r>
        <w:t>. This drawing was used during manufacturing to validate proper sizing.</w:t>
      </w:r>
    </w:p>
    <w:p w14:paraId="485A5723" w14:textId="77777777" w:rsidR="00813B7C" w:rsidRDefault="00813B7C" w:rsidP="00BA1185">
      <w:bookmarkStart w:id="53" w:name="_Ref153659148"/>
      <w:r w:rsidRPr="000D1B22">
        <w:rPr>
          <w:noProof/>
        </w:rPr>
        <w:lastRenderedPageBreak/>
        <w:drawing>
          <wp:inline distT="0" distB="0" distL="0" distR="0" wp14:anchorId="1A4E07F2" wp14:editId="124202A6">
            <wp:extent cx="5943600" cy="2189480"/>
            <wp:effectExtent l="19050" t="19050" r="19050" b="20320"/>
            <wp:docPr id="16395084" name="Picture 16395084" descr="A metal bar with a pipe&#10;&#10;Description automatically generated with medium confidence">
              <a:extLst xmlns:a="http://schemas.openxmlformats.org/drawingml/2006/main">
                <a:ext uri="{FF2B5EF4-FFF2-40B4-BE49-F238E27FC236}">
                  <a16:creationId xmlns:a16="http://schemas.microsoft.com/office/drawing/2014/main" id="{52E05C90-4E4D-6797-D755-7A1E7D7CCA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metal bar with a pipe&#10;&#10;Description automatically generated with medium confidence">
                      <a:extLst>
                        <a:ext uri="{FF2B5EF4-FFF2-40B4-BE49-F238E27FC236}">
                          <a16:creationId xmlns:a16="http://schemas.microsoft.com/office/drawing/2014/main" id="{52E05C90-4E4D-6797-D755-7A1E7D7CCA13}"/>
                        </a:ext>
                      </a:extLst>
                    </pic:cNvPr>
                    <pic:cNvPicPr>
                      <a:picLocks noGrp="1" noChangeAspect="1"/>
                    </pic:cNvPicPr>
                  </pic:nvPicPr>
                  <pic:blipFill rotWithShape="1">
                    <a:blip r:embed="rId31" cstate="print">
                      <a:extLst>
                        <a:ext uri="{28A0092B-C50C-407E-A947-70E740481C1C}">
                          <a14:useLocalDpi xmlns:a14="http://schemas.microsoft.com/office/drawing/2010/main" val="0"/>
                        </a:ext>
                      </a:extLst>
                    </a:blip>
                    <a:srcRect l="5591" t="12272" r="5720" b="8356"/>
                    <a:stretch/>
                  </pic:blipFill>
                  <pic:spPr bwMode="auto">
                    <a:xfrm>
                      <a:off x="0" y="0"/>
                      <a:ext cx="5943600" cy="21894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6837D7" w14:textId="38D710AA" w:rsidR="00B856E5" w:rsidRDefault="00813B7C" w:rsidP="00644433">
      <w:pPr>
        <w:pStyle w:val="Caption"/>
      </w:pPr>
      <w:bookmarkStart w:id="54" w:name="_Toc153663498"/>
      <w:r>
        <w:t xml:space="preserve">Figure </w:t>
      </w:r>
      <w:fldSimple w:instr=" SEQ Figure \* ARABIC "/>
      <w:bookmarkEnd w:id="53"/>
      <w:r>
        <w:t>: 3D Rendering of Final Heat Exchanger Design</w:t>
      </w:r>
      <w:bookmarkEnd w:id="54"/>
    </w:p>
    <w:p w14:paraId="713EB11D" w14:textId="6C6A9878" w:rsidR="00635AC0" w:rsidRDefault="00644433" w:rsidP="00BA1185">
      <w:r>
        <w:fldChar w:fldCharType="begin"/>
      </w:r>
      <w:r>
        <w:instrText xml:space="preserve"> REF _Ref153659148 \h </w:instrText>
      </w:r>
      <w:r>
        <w:fldChar w:fldCharType="separate"/>
      </w:r>
    </w:p>
    <w:p w14:paraId="62984674" w14:textId="2DA71F2D" w:rsidR="00644433" w:rsidRDefault="00635AC0" w:rsidP="00644433">
      <w:r>
        <w:t xml:space="preserve">Figure </w:t>
      </w:r>
      <w:r w:rsidR="00644433">
        <w:fldChar w:fldCharType="end"/>
      </w:r>
      <w:r w:rsidR="00644433">
        <w:t xml:space="preserve"> displays a </w:t>
      </w:r>
      <w:r w:rsidR="00A755A7">
        <w:t xml:space="preserve">SolidWorks </w:t>
      </w:r>
      <w:r w:rsidR="00644433">
        <w:t xml:space="preserve">rendering </w:t>
      </w:r>
      <w:r w:rsidR="00A755A7">
        <w:t xml:space="preserve">of </w:t>
      </w:r>
      <w:r w:rsidR="001B3E67">
        <w:t>the finalized heat exchanger design</w:t>
      </w:r>
      <w:r w:rsidR="00A755A7">
        <w:t xml:space="preserve">. </w:t>
      </w:r>
    </w:p>
    <w:p w14:paraId="19637D4D" w14:textId="77777777" w:rsidR="00756147" w:rsidRDefault="00756147" w:rsidP="00756147">
      <w:pPr>
        <w:keepNext/>
      </w:pPr>
      <w:r>
        <w:t> </w:t>
      </w:r>
      <w:r>
        <w:rPr>
          <w:noProof/>
        </w:rPr>
        <w:drawing>
          <wp:inline distT="0" distB="0" distL="0" distR="0" wp14:anchorId="7FD634D0" wp14:editId="127E6915">
            <wp:extent cx="5943600" cy="1750060"/>
            <wp:effectExtent l="0" t="0" r="0" b="2540"/>
            <wp:docPr id="10290215" name="Picture 10290215" descr="A brown bar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15" name="Picture 6" descr="A brown bar on a grey su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50060"/>
                    </a:xfrm>
                    <a:prstGeom prst="rect">
                      <a:avLst/>
                    </a:prstGeom>
                    <a:noFill/>
                    <a:ln>
                      <a:noFill/>
                    </a:ln>
                  </pic:spPr>
                </pic:pic>
              </a:graphicData>
            </a:graphic>
          </wp:inline>
        </w:drawing>
      </w:r>
    </w:p>
    <w:p w14:paraId="375ACD80" w14:textId="7F63DDE1" w:rsidR="00E92C44" w:rsidRDefault="00756147" w:rsidP="00756147">
      <w:pPr>
        <w:pStyle w:val="Caption"/>
      </w:pPr>
      <w:bookmarkStart w:id="55" w:name="_Ref153659314"/>
      <w:bookmarkStart w:id="56" w:name="_Toc153663499"/>
      <w:r>
        <w:t xml:space="preserve">Figure </w:t>
      </w:r>
      <w:fldSimple w:instr=" SEQ Figure \* ARABIC "/>
      <w:bookmarkEnd w:id="55"/>
      <w:r>
        <w:t>: Fully Assembled Heat Exchanger</w:t>
      </w:r>
      <w:bookmarkEnd w:id="56"/>
    </w:p>
    <w:p w14:paraId="5F04C05D" w14:textId="35440D74" w:rsidR="00756147" w:rsidRDefault="00756147" w:rsidP="00756147">
      <w:r>
        <w:t xml:space="preserve">In </w:t>
      </w:r>
      <w:r w:rsidR="004945E9">
        <w:fldChar w:fldCharType="begin"/>
      </w:r>
      <w:r w:rsidR="004945E9">
        <w:instrText xml:space="preserve"> REF _Ref153659314 \h </w:instrText>
      </w:r>
      <w:r w:rsidR="004945E9">
        <w:fldChar w:fldCharType="separate"/>
      </w:r>
      <w:r w:rsidR="00635AC0">
        <w:t xml:space="preserve">Figure </w:t>
      </w:r>
      <w:r w:rsidR="004945E9">
        <w:fldChar w:fldCharType="end"/>
      </w:r>
      <w:r w:rsidR="004945E9">
        <w:t xml:space="preserve">, the finished build of the heat exchanger is shown. </w:t>
      </w:r>
    </w:p>
    <w:p w14:paraId="1049404F" w14:textId="77777777" w:rsidR="00F6510B" w:rsidRPr="000D1B22" w:rsidRDefault="00F6510B" w:rsidP="00BA1185">
      <w:pPr>
        <w:pStyle w:val="Heading1"/>
      </w:pPr>
      <w:bookmarkStart w:id="57" w:name="_Toc153642797"/>
      <w:bookmarkStart w:id="58" w:name="_Toc153663500"/>
      <w:r w:rsidRPr="000D1B22">
        <w:t>Results</w:t>
      </w:r>
      <w:bookmarkEnd w:id="57"/>
      <w:bookmarkEnd w:id="58"/>
    </w:p>
    <w:p w14:paraId="6534CEAB" w14:textId="77777777" w:rsidR="00F6510B" w:rsidRPr="00F6510B" w:rsidRDefault="00F6510B" w:rsidP="00BA1185">
      <w:pPr>
        <w:pStyle w:val="Heading2"/>
      </w:pPr>
      <w:bookmarkStart w:id="59" w:name="_Toc153642798"/>
      <w:bookmarkStart w:id="60" w:name="_Toc153663501"/>
      <w:r w:rsidRPr="00F6510B">
        <w:t>SolidWorks Results</w:t>
      </w:r>
      <w:bookmarkEnd w:id="59"/>
      <w:bookmarkEnd w:id="60"/>
    </w:p>
    <w:p w14:paraId="35E96A43" w14:textId="165370A3" w:rsidR="00F6510B" w:rsidRPr="00A800FA" w:rsidRDefault="00F6510B" w:rsidP="00BA1185">
      <w:r>
        <w:fldChar w:fldCharType="begin"/>
      </w:r>
      <w:r>
        <w:instrText xml:space="preserve"> REF _Ref153654735 \h </w:instrText>
      </w:r>
      <w:r>
        <w:fldChar w:fldCharType="separate"/>
      </w:r>
      <w:r>
        <w:t xml:space="preserve">Figure </w:t>
      </w:r>
      <w:r>
        <w:rPr>
          <w:noProof/>
        </w:rPr>
        <w:t>12</w:t>
      </w:r>
      <w:r>
        <w:fldChar w:fldCharType="end"/>
      </w:r>
      <w:r>
        <w:t xml:space="preserve"> </w:t>
      </w:r>
      <w:r w:rsidRPr="00A800FA">
        <w:t>displays the parallel flow trajectories through the heat exchanger system. Both flows enter from the left side of the system and exit to the right. The cold flow through the outer pipe and the hot flow through the inner pipe are moving as expected. There are not areas of strangely moving flow and it can be seen that it moves uniformly throughout. Additionally, the hot water flowing in the inner pipe can be seen cooling down as it moves from left to right and its color changes from red to orange to yellow. This type of plot helps to verify that the simulation is working properly, and results are accurate.</w:t>
      </w:r>
    </w:p>
    <w:p w14:paraId="6B35F6C8" w14:textId="0EC4F9C7" w:rsidR="00F6510B" w:rsidRPr="00F6510B" w:rsidRDefault="00F6510B" w:rsidP="00BA1185">
      <w:pPr>
        <w:rPr>
          <w:sz w:val="22"/>
          <w:szCs w:val="22"/>
        </w:rPr>
      </w:pPr>
      <w:r w:rsidRPr="00A800FA">
        <w:t xml:space="preserve">Early on in the project, there were issues with vortices forming in the area where the pipes meet the shoulder fittings since there is changing geometry. A close up of the left shoulder fitting is </w:t>
      </w:r>
      <w:r w:rsidRPr="00A800FA">
        <w:lastRenderedPageBreak/>
        <w:t xml:space="preserve">shown in </w:t>
      </w:r>
      <w:r>
        <w:fldChar w:fldCharType="begin"/>
      </w:r>
      <w:r>
        <w:instrText xml:space="preserve"> REF _Ref153654761 \h </w:instrText>
      </w:r>
      <w:r>
        <w:fldChar w:fldCharType="separate"/>
      </w:r>
      <w:r w:rsidR="00635AC0">
        <w:t xml:space="preserve">Figure </w:t>
      </w:r>
      <w:r>
        <w:fldChar w:fldCharType="end"/>
      </w:r>
      <w:r>
        <w:t xml:space="preserve"> </w:t>
      </w:r>
      <w:r w:rsidRPr="00A800FA">
        <w:t>and was included to show that no vortices or odd flow is occurring there after making adjustments. The final simulation demonstrated uniform</w:t>
      </w:r>
      <w:r>
        <w:t xml:space="preserve"> and </w:t>
      </w:r>
      <w:r w:rsidRPr="00A800FA">
        <w:t>smooth flow there.</w:t>
      </w:r>
    </w:p>
    <w:p w14:paraId="5DEFD2BB" w14:textId="77777777" w:rsidR="003670BE" w:rsidRDefault="003670BE" w:rsidP="00BA1185">
      <w:r>
        <w:rPr>
          <w:noProof/>
        </w:rPr>
        <w:drawing>
          <wp:inline distT="0" distB="0" distL="0" distR="0" wp14:anchorId="6A81D45B" wp14:editId="2271C559">
            <wp:extent cx="6117167" cy="1535454"/>
            <wp:effectExtent l="0" t="0" r="0" b="7620"/>
            <wp:docPr id="2024601175" name="Picture 202460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7459" cy="1553098"/>
                    </a:xfrm>
                    <a:prstGeom prst="rect">
                      <a:avLst/>
                    </a:prstGeom>
                    <a:noFill/>
                  </pic:spPr>
                </pic:pic>
              </a:graphicData>
            </a:graphic>
          </wp:inline>
        </w:drawing>
      </w:r>
    </w:p>
    <w:p w14:paraId="4D9A325B" w14:textId="35AF0A94" w:rsidR="003670BE" w:rsidRDefault="003670BE" w:rsidP="00BA1185">
      <w:pPr>
        <w:pStyle w:val="Caption"/>
      </w:pPr>
      <w:bookmarkStart w:id="61" w:name="_Ref153654735"/>
      <w:bookmarkStart w:id="62" w:name="_Toc153663502"/>
      <w:r>
        <w:t xml:space="preserve">Figure </w:t>
      </w:r>
      <w:fldSimple w:instr=" SEQ Figure \* ARABIC "/>
      <w:bookmarkEnd w:id="61"/>
      <w:r w:rsidR="005D21DD">
        <w:t>: Flow</w:t>
      </w:r>
      <w:r w:rsidR="00E61B8A">
        <w:t>lines from SolidWorks Flow Simula</w:t>
      </w:r>
      <w:r w:rsidR="00C709C9">
        <w:t>tion</w:t>
      </w:r>
      <w:bookmarkEnd w:id="62"/>
    </w:p>
    <w:p w14:paraId="686633DE" w14:textId="77777777" w:rsidR="008F657D" w:rsidRPr="008F657D" w:rsidRDefault="008F657D" w:rsidP="00BA1185"/>
    <w:p w14:paraId="690BFA1F" w14:textId="77777777" w:rsidR="008F657D" w:rsidRDefault="008F657D" w:rsidP="004D26E4">
      <w:pPr>
        <w:jc w:val="center"/>
      </w:pPr>
      <w:r>
        <w:rPr>
          <w:noProof/>
        </w:rPr>
        <w:drawing>
          <wp:inline distT="0" distB="0" distL="0" distR="0" wp14:anchorId="449BDED4" wp14:editId="3DE801D5">
            <wp:extent cx="2798298" cy="2200244"/>
            <wp:effectExtent l="0" t="0" r="2540" b="0"/>
            <wp:docPr id="442577227" name="Picture 44257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2080" cy="2203218"/>
                    </a:xfrm>
                    <a:prstGeom prst="rect">
                      <a:avLst/>
                    </a:prstGeom>
                    <a:noFill/>
                  </pic:spPr>
                </pic:pic>
              </a:graphicData>
            </a:graphic>
          </wp:inline>
        </w:drawing>
      </w:r>
    </w:p>
    <w:p w14:paraId="21BE92BC" w14:textId="1735ADF4" w:rsidR="008F657D" w:rsidRDefault="008F657D" w:rsidP="00BA1185">
      <w:pPr>
        <w:pStyle w:val="Caption"/>
      </w:pPr>
      <w:bookmarkStart w:id="63" w:name="_Ref153654761"/>
      <w:bookmarkStart w:id="64" w:name="_Toc153663503"/>
      <w:r>
        <w:t xml:space="preserve">Figure </w:t>
      </w:r>
      <w:fldSimple w:instr=" SEQ Figure \* ARABIC "/>
      <w:bookmarkEnd w:id="63"/>
      <w:r w:rsidR="00C709C9">
        <w:t>: Detail View of Flow Entering 90</w:t>
      </w:r>
      <w:r w:rsidR="00F575E4">
        <w:rPr>
          <w:rFonts w:ascii="Cambria Math" w:hAnsi="Cambria Math"/>
        </w:rPr>
        <w:t>°</w:t>
      </w:r>
      <w:r w:rsidR="00F575E4">
        <w:t xml:space="preserve"> </w:t>
      </w:r>
      <w:r w:rsidR="00F6510B">
        <w:t>Tee</w:t>
      </w:r>
      <w:bookmarkEnd w:id="64"/>
    </w:p>
    <w:p w14:paraId="6C2CC3EF" w14:textId="77777777" w:rsidR="00F16FB3" w:rsidRDefault="00F16FB3" w:rsidP="00BA1185"/>
    <w:p w14:paraId="58EB92E5" w14:textId="63EE7100" w:rsidR="00555DD3" w:rsidRDefault="009C6D4C" w:rsidP="00BA1185">
      <w:pPr>
        <w:pStyle w:val="Heading2"/>
      </w:pPr>
      <w:bookmarkStart w:id="65" w:name="_Toc153642801"/>
      <w:bookmarkStart w:id="66" w:name="_Toc153663504"/>
      <w:r>
        <w:t>Experimental</w:t>
      </w:r>
      <w:r w:rsidR="000D1B22" w:rsidRPr="000D1B22">
        <w:t xml:space="preserve"> Results</w:t>
      </w:r>
      <w:bookmarkEnd w:id="65"/>
      <w:bookmarkEnd w:id="66"/>
    </w:p>
    <w:p w14:paraId="487738EC" w14:textId="77777777" w:rsidR="00D449C7" w:rsidRPr="00D33EAF" w:rsidRDefault="00D449C7" w:rsidP="00D449C7">
      <w:pPr>
        <w:pStyle w:val="Heading2"/>
      </w:pPr>
      <w:bookmarkStart w:id="67" w:name="_Toc153663505"/>
      <w:r w:rsidRPr="00F6510B">
        <w:t>Testing</w:t>
      </w:r>
      <w:r>
        <w:t xml:space="preserve"> Procedure</w:t>
      </w:r>
      <w:bookmarkEnd w:id="67"/>
    </w:p>
    <w:p w14:paraId="713D4113" w14:textId="3E6EF17C" w:rsidR="005E2528" w:rsidRDefault="00D449C7" w:rsidP="005E2528">
      <w:r>
        <w:t xml:space="preserve">To begin our testing process, allow the hot water in the tank to heat to approximately 65 degrees Celsius. When testing first began, the heating time would take around four hours with one heater. Once another heater was purchased, the heating took about two hours. While waiting for the water to heat to the desired temperature, the thermocouples are installed, and pressure lines are connected. Next, the water lines are attached to the heat exchanger, either in parallel or counterflow configuration. The cold water from the spigot is then opened and the hot water pump is turned on. Once both cold and hot waters are on, the flow rates are adjusted to the values shown in Table 1, </w:t>
      </w:r>
      <w:r w:rsidRPr="000D1B22">
        <w:t>for</w:t>
      </w:r>
      <w:r>
        <w:t xml:space="preserve"> trial specification. O</w:t>
      </w:r>
      <w:r w:rsidRPr="000D1B22">
        <w:t>nce</w:t>
      </w:r>
      <w:r>
        <w:t xml:space="preserve"> the temperatures have stabilized, the hot and cold</w:t>
      </w:r>
      <w:r w:rsidR="005E2528">
        <w:t xml:space="preserve"> inlet and outlet temperatures are read, three times per trial. Through each trial, the hot water is allowed to reheat which takes about fifteen minutes.</w:t>
      </w:r>
    </w:p>
    <w:p w14:paraId="7942C39D" w14:textId="77777777" w:rsidR="0031780F" w:rsidRDefault="0031780F" w:rsidP="0031780F">
      <w:pPr>
        <w:keepNext/>
        <w:jc w:val="center"/>
      </w:pPr>
      <w:r>
        <w:rPr>
          <w:noProof/>
        </w:rPr>
        <w:lastRenderedPageBreak/>
        <w:drawing>
          <wp:inline distT="0" distB="0" distL="0" distR="0" wp14:anchorId="7C67452A" wp14:editId="0E231309">
            <wp:extent cx="5823857" cy="3464448"/>
            <wp:effectExtent l="0" t="0" r="5715" b="3175"/>
            <wp:docPr id="125254963" name="Picture 125254963" descr="A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4963" name="Picture 8" descr="A machine on a tab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31524" cy="3469009"/>
                    </a:xfrm>
                    <a:prstGeom prst="rect">
                      <a:avLst/>
                    </a:prstGeom>
                    <a:noFill/>
                    <a:ln>
                      <a:noFill/>
                    </a:ln>
                  </pic:spPr>
                </pic:pic>
              </a:graphicData>
            </a:graphic>
          </wp:inline>
        </w:drawing>
      </w:r>
    </w:p>
    <w:p w14:paraId="6C9B007D" w14:textId="02D4ED37" w:rsidR="00E92B71" w:rsidRPr="000D1B22" w:rsidRDefault="0031780F" w:rsidP="0031780F">
      <w:pPr>
        <w:pStyle w:val="Caption"/>
      </w:pPr>
      <w:bookmarkStart w:id="68" w:name="_Toc153663506"/>
      <w:r>
        <w:t xml:space="preserve">Figure </w:t>
      </w:r>
      <w:fldSimple w:instr=" SEQ Figure \* ARABIC ">
        <w:r w:rsidR="00635AC0">
          <w:rPr>
            <w:noProof/>
          </w:rPr>
          <w:t>18</w:t>
        </w:r>
      </w:fldSimple>
      <w:r>
        <w:t>:</w:t>
      </w:r>
      <w:r w:rsidR="00635AC0">
        <w:t xml:space="preserve"> </w:t>
      </w:r>
      <w:r>
        <w:t>Heat Exchanger Testing Apparatus</w:t>
      </w:r>
      <w:bookmarkEnd w:id="68"/>
    </w:p>
    <w:p w14:paraId="4E1444FC" w14:textId="04123EC3" w:rsidR="005E2528" w:rsidRPr="00D449C7" w:rsidRDefault="005E2528" w:rsidP="00D449C7">
      <w:r w:rsidRPr="000D1B22">
        <w:t xml:space="preserve">Throughout the testing process, there were some complications that occurred. The thermocouples experienced some failures and calibration errors. To try and overcome these problems, an attempt was made to rebuild the thermocouples, and offset values were created to get as close to accurate readings as possible. Also due to this issue, the values for the cold water inlet had to be recorded with the cold water outlet thermocouple as there was only one probe on the cold side that could provide reasonable readings. This was done by running only the cold water through the system until the outlet temperature stabilized, and then taking that reading as the inlet temperature. After that, the hot water was turned on and the hot inlet and outlet, and cold outlet were recorded as normal. Another issue that occurred when testing was cavitation in the hot flow. As a result, the pressure readings for the hot flow were inaccurate and unreliable. </w:t>
      </w:r>
    </w:p>
    <w:p w14:paraId="674663D5" w14:textId="015F297C" w:rsidR="00555DD3" w:rsidRDefault="00555DD3" w:rsidP="00BA1185">
      <w:pPr>
        <w:pStyle w:val="Caption"/>
      </w:pPr>
      <w:bookmarkStart w:id="69" w:name="_Ref153662726"/>
      <w:bookmarkStart w:id="70" w:name="_Ref153654792"/>
      <w:bookmarkStart w:id="71" w:name="_Toc153663507"/>
      <w:r w:rsidRPr="0037412A">
        <w:t>Table</w:t>
      </w:r>
      <w:bookmarkEnd w:id="69"/>
      <w:r>
        <w:t xml:space="preserve"> </w:t>
      </w:r>
      <w:fldSimple w:instr=" SEQ Table \* ARABIC "/>
      <w:bookmarkEnd w:id="70"/>
      <w:r>
        <w:t xml:space="preserve">: </w:t>
      </w:r>
      <w:r w:rsidRPr="00221144">
        <w:t>Cold Inlet Temperatures Measured by Outlet Thermocouple for Parallel and Counter Flow</w:t>
      </w:r>
      <w:bookmarkEnd w:id="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738"/>
      </w:tblGrid>
      <w:tr w:rsidR="002568B4" w14:paraId="5119A473" w14:textId="77777777" w:rsidTr="00210A14">
        <w:tc>
          <w:tcPr>
            <w:tcW w:w="4622" w:type="dxa"/>
          </w:tcPr>
          <w:p w14:paraId="374BADE7" w14:textId="77777777" w:rsidR="002568B4" w:rsidRPr="00EC61C3" w:rsidRDefault="002568B4" w:rsidP="00BA1185">
            <w:pPr>
              <w:rPr>
                <w:noProof/>
              </w:rPr>
            </w:pPr>
            <w:r w:rsidRPr="00EC61C3">
              <w:rPr>
                <w:noProof/>
              </w:rPr>
              <w:drawing>
                <wp:inline distT="0" distB="0" distL="0" distR="0" wp14:anchorId="60D99F48" wp14:editId="5FA4C2B1">
                  <wp:extent cx="2834640" cy="1600200"/>
                  <wp:effectExtent l="19050" t="19050" r="22860" b="19050"/>
                  <wp:docPr id="439470813" name="Picture 439470813" descr="A table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70813" name="Picture 1" descr="A table with blue and white text&#10;&#10;Description automatically generated"/>
                          <pic:cNvPicPr/>
                        </pic:nvPicPr>
                        <pic:blipFill rotWithShape="1">
                          <a:blip r:embed="rId36">
                            <a:extLst>
                              <a:ext uri="{28A0092B-C50C-407E-A947-70E740481C1C}">
                                <a14:useLocalDpi xmlns:a14="http://schemas.microsoft.com/office/drawing/2010/main" val="0"/>
                              </a:ext>
                            </a:extLst>
                          </a:blip>
                          <a:srcRect l="2107" t="6944" r="1412" b="3126"/>
                          <a:stretch/>
                        </pic:blipFill>
                        <pic:spPr bwMode="auto">
                          <a:xfrm>
                            <a:off x="0" y="0"/>
                            <a:ext cx="2834640" cy="1600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738" w:type="dxa"/>
          </w:tcPr>
          <w:p w14:paraId="5E0CE6DC" w14:textId="7D09BD42" w:rsidR="002568B4" w:rsidRDefault="002568B4" w:rsidP="00BA1185">
            <w:r w:rsidRPr="00732609">
              <w:rPr>
                <w:noProof/>
              </w:rPr>
              <w:drawing>
                <wp:inline distT="0" distB="0" distL="0" distR="0" wp14:anchorId="79AE96B1" wp14:editId="760356F4">
                  <wp:extent cx="2916936" cy="1600200"/>
                  <wp:effectExtent l="19050" t="19050" r="17145" b="19050"/>
                  <wp:docPr id="647382234" name="Picture 6473822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82234" name="Picture 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3036" t="6531" r="2595" b="3152"/>
                          <a:stretch/>
                        </pic:blipFill>
                        <pic:spPr bwMode="auto">
                          <a:xfrm>
                            <a:off x="0" y="0"/>
                            <a:ext cx="2916936" cy="1600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D449C7" w14:paraId="7B3DCDBC" w14:textId="77777777" w:rsidTr="00210A14">
        <w:tc>
          <w:tcPr>
            <w:tcW w:w="4622" w:type="dxa"/>
          </w:tcPr>
          <w:p w14:paraId="7B0C4AE9" w14:textId="77777777" w:rsidR="00D449C7" w:rsidRPr="00EC61C3" w:rsidRDefault="00D449C7" w:rsidP="00BA1185">
            <w:pPr>
              <w:rPr>
                <w:noProof/>
              </w:rPr>
            </w:pPr>
          </w:p>
        </w:tc>
        <w:tc>
          <w:tcPr>
            <w:tcW w:w="4738" w:type="dxa"/>
          </w:tcPr>
          <w:p w14:paraId="21A2BD1D" w14:textId="77777777" w:rsidR="00D449C7" w:rsidRPr="00732609" w:rsidRDefault="00D449C7" w:rsidP="00BA1185">
            <w:pPr>
              <w:rPr>
                <w:noProof/>
              </w:rPr>
            </w:pPr>
          </w:p>
        </w:tc>
      </w:tr>
    </w:tbl>
    <w:p w14:paraId="398B1266" w14:textId="3AC7243B" w:rsidR="002125EB" w:rsidRDefault="00210A14" w:rsidP="00BA1185">
      <w:r>
        <w:t>These values in</w:t>
      </w:r>
      <w:r w:rsidR="00F6510B">
        <w:t xml:space="preserve"> </w:t>
      </w:r>
      <w:r w:rsidR="00F6510B">
        <w:fldChar w:fldCharType="begin"/>
      </w:r>
      <w:r w:rsidR="00F6510B">
        <w:instrText xml:space="preserve"> REF _Ref153654792 \h </w:instrText>
      </w:r>
      <w:r w:rsidR="00F6510B">
        <w:fldChar w:fldCharType="separate"/>
      </w:r>
      <w:r w:rsidR="00635AC0" w:rsidRPr="0037412A">
        <w:t>Table</w:t>
      </w:r>
      <w:r w:rsidR="00635AC0">
        <w:t xml:space="preserve"> </w:t>
      </w:r>
      <w:r w:rsidR="00F6510B">
        <w:fldChar w:fldCharType="end"/>
      </w:r>
      <w:r>
        <w:t xml:space="preserve">, were used to calculate the theoretical data and run the SolidWorks simulation more accurately after testing was completed. The table shows the “inlet” cold temperatures recorded by the outlet cold flow thermocouples. The reason for recording data in </w:t>
      </w:r>
      <w:r>
        <w:lastRenderedPageBreak/>
        <w:t xml:space="preserve">this manner was previously explained in the Testing Methods section. The cold inlet values, shown in </w:t>
      </w:r>
      <w:r w:rsidR="003C04FE">
        <w:fldChar w:fldCharType="begin"/>
      </w:r>
      <w:r w:rsidR="003C04FE">
        <w:instrText xml:space="preserve"> REF _Ref153662726 \h </w:instrText>
      </w:r>
      <w:r w:rsidR="003C04FE">
        <w:fldChar w:fldCharType="separate"/>
      </w:r>
      <w:r w:rsidR="003C04FE" w:rsidRPr="0037412A">
        <w:t>Table</w:t>
      </w:r>
      <w:r w:rsidR="003C04FE">
        <w:fldChar w:fldCharType="end"/>
      </w:r>
      <w:r>
        <w:t xml:space="preserve"> were entered into the simulation as the cold water temperature, and the simulations were re-run, so that the values could align more closely with the adjusted theoretical data that also was adjusted to use these temperatures. </w:t>
      </w:r>
    </w:p>
    <w:p w14:paraId="274D9E49" w14:textId="04C5CF65" w:rsidR="002125EB" w:rsidRDefault="002125EB" w:rsidP="00BA1185">
      <w:pPr>
        <w:pStyle w:val="Caption"/>
      </w:pPr>
      <w:bookmarkStart w:id="72" w:name="_Ref153654816"/>
      <w:bookmarkStart w:id="73" w:name="_Toc153663508"/>
      <w:r>
        <w:t xml:space="preserve">Table </w:t>
      </w:r>
      <w:fldSimple w:instr=" SEQ Table \* ARABIC "/>
      <w:bookmarkEnd w:id="72"/>
      <w:r>
        <w:t xml:space="preserve">: </w:t>
      </w:r>
      <w:r w:rsidRPr="00B1433E">
        <w:t>Parallel Flow Experimental Results</w:t>
      </w:r>
      <w:bookmarkEnd w:id="73"/>
    </w:p>
    <w:p w14:paraId="57FC8087" w14:textId="354D3EAF" w:rsidR="00210A14" w:rsidRDefault="002125EB" w:rsidP="00BA1185">
      <w:r w:rsidRPr="000D1B22">
        <w:rPr>
          <w:noProof/>
        </w:rPr>
        <w:drawing>
          <wp:inline distT="0" distB="0" distL="0" distR="0" wp14:anchorId="3D5DA3EA" wp14:editId="4C660C44">
            <wp:extent cx="5903595" cy="3799205"/>
            <wp:effectExtent l="19050" t="19050" r="20955" b="10795"/>
            <wp:docPr id="1819592179" name="Picture 18195921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2179" name="Picture 1819592179" descr="A screenshot of a computer&#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381" t="759" r="446" b="2015"/>
                    <a:stretch/>
                  </pic:blipFill>
                  <pic:spPr bwMode="auto">
                    <a:xfrm>
                      <a:off x="0" y="0"/>
                      <a:ext cx="5903595" cy="37992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A184CB" w14:textId="33B1FA1C" w:rsidR="00B856E5" w:rsidRDefault="00F6510B" w:rsidP="00BA1185">
      <w:r>
        <w:fldChar w:fldCharType="begin"/>
      </w:r>
      <w:r>
        <w:instrText xml:space="preserve"> REF _Ref153654816 \h </w:instrText>
      </w:r>
      <w:r>
        <w:fldChar w:fldCharType="separate"/>
      </w:r>
      <w:r w:rsidR="00635AC0">
        <w:t xml:space="preserve">Table </w:t>
      </w:r>
      <w:r>
        <w:fldChar w:fldCharType="end"/>
      </w:r>
      <w:r>
        <w:t xml:space="preserve"> </w:t>
      </w:r>
      <w:r w:rsidR="00210A14">
        <w:t xml:space="preserve">contains the experimental data for the parallel flow data experimentations. </w:t>
      </w:r>
      <w:r w:rsidR="00413D50">
        <w:t xml:space="preserve">The table shows how not only were the inlet and outlet temperatures taken, but so was the bath temperature. These temperatures were included to </w:t>
      </w:r>
      <w:r w:rsidR="008C1D45">
        <w:t xml:space="preserve">show </w:t>
      </w:r>
      <w:r w:rsidR="00783FB5">
        <w:t xml:space="preserve">what the initial </w:t>
      </w:r>
      <w:r w:rsidR="00EC7029">
        <w:t>hot inlet temperature should have been if the thermocoup</w:t>
      </w:r>
      <w:r w:rsidR="00EF1F01">
        <w:t xml:space="preserve">les were properly working. </w:t>
      </w:r>
      <w:r w:rsidR="002429E2">
        <w:t xml:space="preserve">The table </w:t>
      </w:r>
      <w:r w:rsidR="00342F47">
        <w:t xml:space="preserve">shows the </w:t>
      </w:r>
      <w:r w:rsidR="00132064">
        <w:t xml:space="preserve">three trials ran for each </w:t>
      </w:r>
      <w:r w:rsidR="00520F5F">
        <w:t>different flow rate</w:t>
      </w:r>
      <w:r w:rsidR="00310EE1">
        <w:t xml:space="preserve">. </w:t>
      </w:r>
      <w:r w:rsidR="00AA0EDF">
        <w:t xml:space="preserve">The average inlet and outlet temperature is recorded and the temperature </w:t>
      </w:r>
      <w:r w:rsidR="00B72287">
        <w:t>changes</w:t>
      </w:r>
      <w:r w:rsidR="00AA0EDF">
        <w:t xml:space="preserve"> </w:t>
      </w:r>
      <w:r w:rsidR="005B3A2C">
        <w:t xml:space="preserve">for each </w:t>
      </w:r>
      <w:r w:rsidR="00B72287">
        <w:t>set of flow rates</w:t>
      </w:r>
      <w:r w:rsidR="0054638B">
        <w:t xml:space="preserve"> for the parallel configuration.</w:t>
      </w:r>
    </w:p>
    <w:p w14:paraId="7F705275" w14:textId="171EA699" w:rsidR="00B856E5" w:rsidRDefault="00B856E5" w:rsidP="00B856E5">
      <w:pPr>
        <w:pStyle w:val="Caption"/>
      </w:pPr>
      <w:bookmarkStart w:id="74" w:name="_Ref153662697"/>
      <w:bookmarkStart w:id="75" w:name="_Toc153663509"/>
      <w:r>
        <w:lastRenderedPageBreak/>
        <w:t xml:space="preserve">Table </w:t>
      </w:r>
      <w:fldSimple w:instr=" SEQ Table \* ARABIC ">
        <w:r>
          <w:rPr>
            <w:noProof/>
          </w:rPr>
          <w:t>5</w:t>
        </w:r>
      </w:fldSimple>
      <w:bookmarkEnd w:id="74"/>
      <w:r>
        <w:t xml:space="preserve">: </w:t>
      </w:r>
      <w:r w:rsidRPr="003768C8">
        <w:t>Counter Flow Experimental Results</w:t>
      </w:r>
      <w:bookmarkEnd w:id="75"/>
    </w:p>
    <w:p w14:paraId="78941FE3" w14:textId="2E904B32" w:rsidR="00210A14" w:rsidRDefault="00210A14" w:rsidP="00BA1185">
      <w:r w:rsidRPr="000D1B22">
        <w:rPr>
          <w:noProof/>
        </w:rPr>
        <w:drawing>
          <wp:inline distT="0" distB="0" distL="0" distR="0" wp14:anchorId="7490856D" wp14:editId="1E7458B9">
            <wp:extent cx="5896610" cy="3775075"/>
            <wp:effectExtent l="19050" t="19050" r="27940" b="15875"/>
            <wp:docPr id="653564516" name="Picture 6535645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64516" name="Picture 653564516" descr="A screenshot of a computer&#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l="234" t="894" r="551" b="1760"/>
                    <a:stretch/>
                  </pic:blipFill>
                  <pic:spPr bwMode="auto">
                    <a:xfrm>
                      <a:off x="0" y="0"/>
                      <a:ext cx="5896610" cy="37750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698540" w14:textId="6034F22A" w:rsidR="00210A14" w:rsidRDefault="00C63743" w:rsidP="00BA1185">
      <w:r>
        <w:fldChar w:fldCharType="begin"/>
      </w:r>
      <w:r>
        <w:instrText xml:space="preserve"> REF _Ref153662697 \h </w:instrText>
      </w:r>
      <w:r>
        <w:fldChar w:fldCharType="separate"/>
      </w:r>
      <w:r>
        <w:t xml:space="preserve">Table </w:t>
      </w:r>
      <w:r>
        <w:rPr>
          <w:noProof/>
        </w:rPr>
        <w:t>5</w:t>
      </w:r>
      <w:r>
        <w:fldChar w:fldCharType="end"/>
      </w:r>
      <w:r w:rsidR="00635AC0">
        <w:t xml:space="preserve"> </w:t>
      </w:r>
      <w:r w:rsidR="00210A14">
        <w:t xml:space="preserve">contains the experimental data for the counter flow data experimentations. </w:t>
      </w:r>
      <w:r w:rsidR="007812D7">
        <w:t xml:space="preserve">As stated previously, the bath temperature is recorded to </w:t>
      </w:r>
      <w:r w:rsidR="00AD7F88">
        <w:t xml:space="preserve">compare to the hot inlet temperature. </w:t>
      </w:r>
      <w:r w:rsidR="00C806F8">
        <w:t xml:space="preserve">Unlike with the parallel flow </w:t>
      </w:r>
      <w:r w:rsidR="008E45EF">
        <w:t>trials, the thermocouples were working better</w:t>
      </w:r>
      <w:r w:rsidR="00B42DB8">
        <w:t>, so the inlet temperature reading</w:t>
      </w:r>
      <w:r w:rsidR="00191C15">
        <w:t xml:space="preserve"> </w:t>
      </w:r>
      <w:r w:rsidR="00306121">
        <w:t>was</w:t>
      </w:r>
      <w:r w:rsidR="00191C15">
        <w:t xml:space="preserve"> more </w:t>
      </w:r>
      <w:r w:rsidR="00385C26">
        <w:t xml:space="preserve">accurate. </w:t>
      </w:r>
      <w:r w:rsidR="00306121">
        <w:t xml:space="preserve">Again, the </w:t>
      </w:r>
      <w:r w:rsidR="00D418A6">
        <w:t xml:space="preserve">average temperature is taken and the </w:t>
      </w:r>
      <w:r w:rsidR="00C2518A">
        <w:t xml:space="preserve">temperature change between the </w:t>
      </w:r>
      <w:r w:rsidR="00F40DCE">
        <w:t xml:space="preserve">inlet and outlet temperatures are recorded for the </w:t>
      </w:r>
      <w:r w:rsidR="004C1919">
        <w:t>counterflow configuration.</w:t>
      </w:r>
    </w:p>
    <w:p w14:paraId="718899DD" w14:textId="4DD4C249" w:rsidR="00F6510B" w:rsidRDefault="00F6510B" w:rsidP="00BA1185">
      <w:pPr>
        <w:pStyle w:val="Caption"/>
      </w:pPr>
      <w:bookmarkStart w:id="76" w:name="_Ref153654986"/>
      <w:bookmarkStart w:id="77" w:name="_Toc153663510"/>
      <w:r>
        <w:t xml:space="preserve">Table </w:t>
      </w:r>
      <w:fldSimple w:instr=" SEQ Table \* ARABIC "/>
      <w:bookmarkEnd w:id="76"/>
      <w:r>
        <w:t xml:space="preserve">: Summary of </w:t>
      </w:r>
      <w:r w:rsidRPr="009F08F6">
        <w:t>Parallel Flow Results</w:t>
      </w:r>
      <w:bookmarkEnd w:id="77"/>
    </w:p>
    <w:p w14:paraId="3EE70E96" w14:textId="77777777" w:rsidR="00707B8E" w:rsidRDefault="00A77146" w:rsidP="00BA1185">
      <w:r w:rsidRPr="000D1B22">
        <w:rPr>
          <w:noProof/>
        </w:rPr>
        <w:drawing>
          <wp:inline distT="0" distB="0" distL="0" distR="0" wp14:anchorId="77683D5D" wp14:editId="09B82290">
            <wp:extent cx="5877560" cy="684016"/>
            <wp:effectExtent l="19050" t="19050" r="8890" b="20955"/>
            <wp:docPr id="171705239" name="Picture 1717052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5239" name="Picture 1"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l="1347" t="6496" r="396" b="3724"/>
                    <a:stretch/>
                  </pic:blipFill>
                  <pic:spPr bwMode="auto">
                    <a:xfrm>
                      <a:off x="0" y="0"/>
                      <a:ext cx="5983630" cy="696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9E7234" w14:textId="762E5A9C" w:rsidR="00210A14" w:rsidRDefault="00210A14" w:rsidP="00BA1185">
      <w:r>
        <w:t>In</w:t>
      </w:r>
      <w:r w:rsidR="00F6510B">
        <w:t xml:space="preserve"> </w:t>
      </w:r>
      <w:r w:rsidR="00F6510B">
        <w:fldChar w:fldCharType="begin"/>
      </w:r>
      <w:r w:rsidR="00F6510B">
        <w:instrText xml:space="preserve"> REF _Ref153654986 \h </w:instrText>
      </w:r>
      <w:r w:rsidR="00F6510B">
        <w:fldChar w:fldCharType="separate"/>
      </w:r>
      <w:r w:rsidR="00635AC0">
        <w:t xml:space="preserve">Table </w:t>
      </w:r>
      <w:r w:rsidR="00F6510B">
        <w:fldChar w:fldCharType="end"/>
      </w:r>
      <w:r>
        <w:t xml:space="preserve">, the theoretical, SolidWorks, and experimental data is shown, as well as the percent errors for the theoretical and SolidWorks data compared to the experimental. </w:t>
      </w:r>
    </w:p>
    <w:p w14:paraId="23EB8C21" w14:textId="501EF564" w:rsidR="00210A14" w:rsidRDefault="00DE1C16" w:rsidP="00BA1185">
      <w:r>
        <w:t>The</w:t>
      </w:r>
      <w:r w:rsidR="00210A14">
        <w:t xml:space="preserve"> SolidWorks percent error values are fairly high, reaching values of up to 31%. Focusing on the simulation and theoretical values, they are seen to be closer to each other than to the experimental data, </w:t>
      </w:r>
      <w:r w:rsidR="00210A14" w:rsidRPr="00BA1185">
        <w:t>which</w:t>
      </w:r>
      <w:r w:rsidR="00210A14">
        <w:t xml:space="preserve"> indicates that the experimental data is the one that is way off. </w:t>
      </w:r>
    </w:p>
    <w:p w14:paraId="1E6B8EA7" w14:textId="77777777" w:rsidR="00210A14" w:rsidRDefault="00210A14" w:rsidP="00BA1185">
      <w:r>
        <w:t xml:space="preserve">On the day of the parallel flow experimental testing, the thermocouples were reading extremely odd numbers, and even displaying different values if the wire was just moved slightly.  Thus, the faulty thermocouples were the cause for the inaccuracies in the data recorded for parallel flow. </w:t>
      </w:r>
    </w:p>
    <w:p w14:paraId="080A4D94" w14:textId="6B5708AE" w:rsidR="00F6510B" w:rsidRDefault="00F6510B" w:rsidP="00BA1185">
      <w:pPr>
        <w:pStyle w:val="Caption"/>
      </w:pPr>
      <w:bookmarkStart w:id="78" w:name="_Ref153655036"/>
      <w:bookmarkStart w:id="79" w:name="_Toc153663511"/>
      <w:r>
        <w:lastRenderedPageBreak/>
        <w:t xml:space="preserve">Table </w:t>
      </w:r>
      <w:fldSimple w:instr=" SEQ Table \* ARABIC "/>
      <w:bookmarkEnd w:id="78"/>
      <w:r>
        <w:t xml:space="preserve">: </w:t>
      </w:r>
      <w:r w:rsidRPr="001F31FD">
        <w:t>Summary of Parallel Flow Results</w:t>
      </w:r>
      <w:bookmarkEnd w:id="79"/>
    </w:p>
    <w:p w14:paraId="5203DB10" w14:textId="77777777" w:rsidR="00210A14" w:rsidRDefault="00210A14" w:rsidP="00BA1185">
      <w:r w:rsidRPr="000D1B22">
        <w:rPr>
          <w:noProof/>
        </w:rPr>
        <w:drawing>
          <wp:inline distT="0" distB="0" distL="0" distR="0" wp14:anchorId="1D26DA9B" wp14:editId="1B071555">
            <wp:extent cx="5729288" cy="788787"/>
            <wp:effectExtent l="19050" t="19050" r="24130" b="11430"/>
            <wp:docPr id="1066284261" name="Picture 106628426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4261" name="Picture 1" descr="A screenshot of a computer screen&#10;&#10;Description automatically generated"/>
                    <pic:cNvPicPr/>
                  </pic:nvPicPr>
                  <pic:blipFill rotWithShape="1">
                    <a:blip r:embed="rId41">
                      <a:extLst>
                        <a:ext uri="{28A0092B-C50C-407E-A947-70E740481C1C}">
                          <a14:useLocalDpi xmlns:a14="http://schemas.microsoft.com/office/drawing/2010/main" val="0"/>
                        </a:ext>
                      </a:extLst>
                    </a:blip>
                    <a:srcRect l="369" t="4938" r="654" b="3704"/>
                    <a:stretch/>
                  </pic:blipFill>
                  <pic:spPr bwMode="auto">
                    <a:xfrm>
                      <a:off x="0" y="0"/>
                      <a:ext cx="5806241" cy="7993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23F2CB" w14:textId="04F4FEB7" w:rsidR="00210A14" w:rsidRDefault="00210A14" w:rsidP="00BA1185">
      <w:r>
        <w:t>The theoretical, SolidWorks, and Experimental data for the counter flow tests is shown</w:t>
      </w:r>
      <w:r w:rsidR="00F6510B">
        <w:t xml:space="preserve"> in </w:t>
      </w:r>
      <w:r w:rsidR="00F6510B">
        <w:fldChar w:fldCharType="begin"/>
      </w:r>
      <w:r w:rsidR="00F6510B">
        <w:instrText xml:space="preserve"> REF _Ref153655036 \h </w:instrText>
      </w:r>
      <w:r w:rsidR="00F6510B">
        <w:fldChar w:fldCharType="separate"/>
      </w:r>
      <w:r w:rsidR="00635AC0">
        <w:t xml:space="preserve">Table </w:t>
      </w:r>
      <w:r w:rsidR="00F6510B">
        <w:fldChar w:fldCharType="end"/>
      </w:r>
      <w:r w:rsidR="00F6510B">
        <w:t>,</w:t>
      </w:r>
      <w:r>
        <w:t xml:space="preserve"> as well as the percent errors for the theoretical and SolidWorks data</w:t>
      </w:r>
      <w:r w:rsidRPr="00D172D2">
        <w:t xml:space="preserve"> </w:t>
      </w:r>
      <w:r>
        <w:t xml:space="preserve">compared to the experimental, again. </w:t>
      </w:r>
    </w:p>
    <w:p w14:paraId="75FF5879" w14:textId="77777777" w:rsidR="00BA33F6" w:rsidRDefault="00210A14" w:rsidP="00BA1185">
      <w:r>
        <w:t>The SolidWorks data percent errors for this testing is much lower than that of the parallel testing data, resulting in values only as high as 7%. This is a reasonable range for this parameter since it is under 10%. The reason for this lower percent error trend is that the thermocouples on the day</w:t>
      </w:r>
      <w:r w:rsidR="00BA33F6">
        <w:t xml:space="preserve"> </w:t>
      </w:r>
      <w:r>
        <w:t>of the counter flow experimental testing were working well and providing good data.</w:t>
      </w:r>
    </w:p>
    <w:p w14:paraId="273689AD" w14:textId="77777777" w:rsidR="00BA33F6" w:rsidRDefault="00BA33F6" w:rsidP="00BA1185">
      <w:r>
        <w:rPr>
          <w:noProof/>
        </w:rPr>
        <w:drawing>
          <wp:inline distT="0" distB="0" distL="0" distR="0" wp14:anchorId="34F93904" wp14:editId="580D1017">
            <wp:extent cx="5815062" cy="3397250"/>
            <wp:effectExtent l="0" t="0" r="0" b="0"/>
            <wp:docPr id="676654906" name="Picture 676654906" descr="A graph of different temperature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4906" name="Picture 4" descr="A graph of different temperature levels&#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5605" cy="3397567"/>
                    </a:xfrm>
                    <a:prstGeom prst="rect">
                      <a:avLst/>
                    </a:prstGeom>
                    <a:noFill/>
                  </pic:spPr>
                </pic:pic>
              </a:graphicData>
            </a:graphic>
          </wp:inline>
        </w:drawing>
      </w:r>
    </w:p>
    <w:p w14:paraId="471A9747" w14:textId="45DC5D90" w:rsidR="00BA33F6" w:rsidRDefault="00BA33F6" w:rsidP="00421D65">
      <w:pPr>
        <w:pStyle w:val="Caption"/>
      </w:pPr>
      <w:bookmarkStart w:id="80" w:name="_Ref153655647"/>
      <w:bookmarkStart w:id="81" w:name="_Ref153655644"/>
      <w:bookmarkStart w:id="82" w:name="_Toc153663512"/>
      <w:r>
        <w:t xml:space="preserve">Figure </w:t>
      </w:r>
      <w:fldSimple w:instr=" SEQ Figure \* ARABIC "/>
      <w:bookmarkEnd w:id="80"/>
      <w:r>
        <w:t xml:space="preserve">: </w:t>
      </w:r>
      <w:r w:rsidR="0016061A">
        <w:t>Comparison of Theory, Simulation, and Experimental Results for Parallel Flow</w:t>
      </w:r>
      <w:bookmarkEnd w:id="81"/>
      <w:bookmarkEnd w:id="82"/>
    </w:p>
    <w:p w14:paraId="44844B56" w14:textId="0ECA111A" w:rsidR="00BA1185" w:rsidRPr="00BA33F6" w:rsidRDefault="00BA1185" w:rsidP="00BA1185">
      <w:r>
        <w:fldChar w:fldCharType="begin"/>
      </w:r>
      <w:r>
        <w:instrText xml:space="preserve"> REF _Ref153655682 \h </w:instrText>
      </w:r>
      <w:r>
        <w:fldChar w:fldCharType="separate"/>
      </w:r>
      <w:r w:rsidR="00635AC0">
        <w:t xml:space="preserve">Figure </w:t>
      </w:r>
      <w:r>
        <w:fldChar w:fldCharType="end"/>
      </w:r>
      <w:r w:rsidR="00635AC0">
        <w:t>19</w:t>
      </w:r>
      <w:r>
        <w:t xml:space="preserve"> provides an overview of the </w:t>
      </w:r>
      <w:r w:rsidR="003E1EF9">
        <w:t xml:space="preserve">results </w:t>
      </w:r>
      <w:r w:rsidR="00AD0FF8">
        <w:t>obtained through the 3 methods of determining outlet temperatures for hot and cold water</w:t>
      </w:r>
      <w:r w:rsidR="00842947">
        <w:t xml:space="preserve"> using parallel flow.</w:t>
      </w:r>
      <w:r>
        <w:t xml:space="preserve"> </w:t>
      </w:r>
    </w:p>
    <w:p w14:paraId="12479F6A" w14:textId="77777777" w:rsidR="00BA33F6" w:rsidRDefault="00BA33F6" w:rsidP="00BA1185">
      <w:r w:rsidRPr="000C1DE7">
        <w:rPr>
          <w:noProof/>
        </w:rPr>
        <w:lastRenderedPageBreak/>
        <w:drawing>
          <wp:inline distT="0" distB="0" distL="0" distR="0" wp14:anchorId="06E02DC0" wp14:editId="6147E15C">
            <wp:extent cx="5911850" cy="3429000"/>
            <wp:effectExtent l="19050" t="19050" r="12700" b="19050"/>
            <wp:docPr id="1222017027" name="Picture 1222017027" descr="A graph of different temperature levels&#10;&#10;Description automatically generated with medium confidence">
              <a:extLst xmlns:a="http://schemas.openxmlformats.org/drawingml/2006/main">
                <a:ext uri="{FF2B5EF4-FFF2-40B4-BE49-F238E27FC236}">
                  <a16:creationId xmlns:a16="http://schemas.microsoft.com/office/drawing/2014/main" id="{7593641A-0368-A5AE-A475-1D0597FF4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7027" name="Picture 1222017027" descr="A graph of different temperature levels&#10;&#10;Description automatically generated with medium confidence">
                      <a:extLst>
                        <a:ext uri="{FF2B5EF4-FFF2-40B4-BE49-F238E27FC236}">
                          <a16:creationId xmlns:a16="http://schemas.microsoft.com/office/drawing/2014/main" id="{7593641A-0368-A5AE-A475-1D0597FF4AD9}"/>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11850" cy="3429000"/>
                    </a:xfrm>
                    <a:prstGeom prst="rect">
                      <a:avLst/>
                    </a:prstGeom>
                    <a:ln>
                      <a:solidFill>
                        <a:schemeClr val="tx1"/>
                      </a:solidFill>
                    </a:ln>
                  </pic:spPr>
                </pic:pic>
              </a:graphicData>
            </a:graphic>
          </wp:inline>
        </w:drawing>
      </w:r>
    </w:p>
    <w:p w14:paraId="627B16B2" w14:textId="31FE4829" w:rsidR="009867C8" w:rsidRDefault="00BA33F6" w:rsidP="00BA1185">
      <w:pPr>
        <w:pStyle w:val="Caption"/>
      </w:pPr>
      <w:bookmarkStart w:id="83" w:name="_Ref153655682"/>
      <w:bookmarkStart w:id="84" w:name="_Toc153663513"/>
      <w:r>
        <w:t xml:space="preserve">Figure </w:t>
      </w:r>
      <w:fldSimple w:instr=" SEQ Figure \* ARABIC "/>
      <w:bookmarkEnd w:id="83"/>
      <w:r w:rsidR="0016061A">
        <w:t>: Comparison of Theory, Simulation, and Experimental Results for Counter Flow</w:t>
      </w:r>
      <w:bookmarkEnd w:id="84"/>
    </w:p>
    <w:p w14:paraId="104BF4FC" w14:textId="0323277D" w:rsidR="0016061A" w:rsidRDefault="00421D65" w:rsidP="00BA1185">
      <w:r>
        <w:fldChar w:fldCharType="begin"/>
      </w:r>
      <w:r>
        <w:instrText xml:space="preserve"> REF _Ref153655682 \h </w:instrText>
      </w:r>
      <w:r>
        <w:fldChar w:fldCharType="separate"/>
      </w:r>
      <w:r w:rsidR="00635AC0">
        <w:t xml:space="preserve">Figure </w:t>
      </w:r>
      <w:r>
        <w:fldChar w:fldCharType="end"/>
      </w:r>
      <w:r>
        <w:t xml:space="preserve"> provides an overview of the results obtained through the 3 methods of determining outlet temperatures for hot and cold water using counter flow. </w:t>
      </w:r>
    </w:p>
    <w:p w14:paraId="5BFA3875" w14:textId="6F316CEC" w:rsidR="00210A14" w:rsidRPr="00943636" w:rsidRDefault="00210A14" w:rsidP="00BA1185">
      <w:pPr>
        <w:pStyle w:val="Heading1"/>
      </w:pPr>
      <w:bookmarkStart w:id="85" w:name="_Toc153642811"/>
      <w:bookmarkStart w:id="86" w:name="_Toc153642895"/>
      <w:bookmarkStart w:id="87" w:name="_Toc153663514"/>
      <w:r w:rsidRPr="00943636">
        <w:t>Conclusion</w:t>
      </w:r>
      <w:bookmarkEnd w:id="85"/>
      <w:bookmarkEnd w:id="86"/>
      <w:bookmarkEnd w:id="87"/>
    </w:p>
    <w:p w14:paraId="5C29DAFC" w14:textId="004DD3CB" w:rsidR="00DD2465" w:rsidRPr="00DD2465" w:rsidRDefault="00D0620C" w:rsidP="00DD2465">
      <w:r w:rsidRPr="000A11A1">
        <w:t xml:space="preserve">The </w:t>
      </w:r>
      <w:r>
        <w:t>aim</w:t>
      </w:r>
      <w:r w:rsidRPr="000A11A1">
        <w:t xml:space="preserve"> of this project </w:t>
      </w:r>
      <w:r>
        <w:t>was</w:t>
      </w:r>
      <w:r w:rsidRPr="000A11A1">
        <w:t xml:space="preserve"> to design a double pipe heat exchanger </w:t>
      </w:r>
      <w:r>
        <w:t>that could support</w:t>
      </w:r>
      <w:r w:rsidRPr="000A11A1">
        <w:t xml:space="preserve"> both parallel and counter flow configurations</w:t>
      </w:r>
      <w:r>
        <w:t xml:space="preserve">, while also </w:t>
      </w:r>
      <w:r w:rsidR="0081128F">
        <w:t xml:space="preserve">providing the </w:t>
      </w:r>
      <w:r w:rsidR="00565783">
        <w:t xml:space="preserve">largest temperature change within the hot and cold </w:t>
      </w:r>
      <w:r w:rsidR="00034A35">
        <w:t>flows running through it.</w:t>
      </w:r>
      <w:r w:rsidR="00464CA0">
        <w:t xml:space="preserve"> </w:t>
      </w:r>
      <w:r w:rsidR="00FD2CD9">
        <w:t>Theoretical c</w:t>
      </w:r>
      <w:r w:rsidR="00D46150">
        <w:t>alculation</w:t>
      </w:r>
      <w:r w:rsidR="002D0F05">
        <w:t>s</w:t>
      </w:r>
      <w:r w:rsidR="00D46150">
        <w:t xml:space="preserve"> were performed using </w:t>
      </w:r>
      <w:r w:rsidR="002657EC">
        <w:t>MATLAB</w:t>
      </w:r>
      <w:r w:rsidR="002D0F05">
        <w:t xml:space="preserve"> and</w:t>
      </w:r>
      <w:r w:rsidR="00010AD2">
        <w:t xml:space="preserve"> hand calculations</w:t>
      </w:r>
      <w:r w:rsidR="002D0F05">
        <w:t xml:space="preserve">, and a SolidWorks simulation was created to verify these results. </w:t>
      </w:r>
      <w:ins w:id="88" w:author="Microsoft Word" w:date="2023-12-16T20:52:00Z">
        <w:r w:rsidR="002D0F05">
          <w:t xml:space="preserve">The </w:t>
        </w:r>
        <w:r w:rsidR="00FA1C03">
          <w:t xml:space="preserve">most optimal </w:t>
        </w:r>
        <w:r w:rsidR="00E334CB">
          <w:t>design was chosen</w:t>
        </w:r>
        <w:r w:rsidR="009014D8">
          <w:t xml:space="preserve"> using </w:t>
        </w:r>
        <w:r w:rsidR="00C72407">
          <w:t>both</w:t>
        </w:r>
        <w:r w:rsidR="00792157">
          <w:t xml:space="preserve"> of these.</w:t>
        </w:r>
        <w:r w:rsidR="0048174A">
          <w:t xml:space="preserve"> A physical system was then fabricated</w:t>
        </w:r>
        <w:r w:rsidR="00130984">
          <w:t xml:space="preserve"> and tested to </w:t>
        </w:r>
        <w:r w:rsidR="00C72407">
          <w:t>acquire</w:t>
        </w:r>
        <w:r w:rsidR="00AE2863">
          <w:t xml:space="preserve"> experimental results, that could be analyzed</w:t>
        </w:r>
        <w:r w:rsidR="00C72407">
          <w:t>.</w:t>
        </w:r>
      </w:ins>
    </w:p>
    <w:p w14:paraId="45A32AAC" w14:textId="2723F41C" w:rsidR="00210A14" w:rsidRPr="00FF0B26" w:rsidRDefault="001A1C0F" w:rsidP="00BA1185">
      <w:r>
        <w:t xml:space="preserve">Based off the calculations that were thoroughly depicted in the </w:t>
      </w:r>
      <w:r w:rsidR="006B32B3">
        <w:t xml:space="preserve">report, digestible graphs </w:t>
      </w:r>
      <w:r w:rsidR="007770CD">
        <w:t xml:space="preserve">that </w:t>
      </w:r>
      <w:r w:rsidR="006B32B3">
        <w:t xml:space="preserve">represented the influence that the heat </w:t>
      </w:r>
      <w:r w:rsidR="007770CD">
        <w:t xml:space="preserve">exchanger length, cold and hot flowrates had on the efficiency of the system </w:t>
      </w:r>
      <w:r w:rsidR="0052064D">
        <w:t xml:space="preserve">were analyzed. </w:t>
      </w:r>
      <w:r w:rsidR="00874648">
        <w:t xml:space="preserve">Based off </w:t>
      </w:r>
      <w:r w:rsidR="0028090F">
        <w:fldChar w:fldCharType="begin"/>
      </w:r>
      <w:r w:rsidR="0028090F">
        <w:instrText xml:space="preserve"> REF _Ref153659540 \h </w:instrText>
      </w:r>
      <w:r w:rsidR="0028090F">
        <w:fldChar w:fldCharType="separate"/>
      </w:r>
      <w:r w:rsidR="00C63743" w:rsidRPr="005C067C">
        <w:t xml:space="preserve">Figure </w:t>
      </w:r>
      <w:r w:rsidR="00C63743">
        <w:rPr>
          <w:noProof/>
        </w:rPr>
        <w:t>2</w:t>
      </w:r>
      <w:r w:rsidR="0028090F">
        <w:fldChar w:fldCharType="end"/>
      </w:r>
      <w:r w:rsidR="0028090F">
        <w:t xml:space="preserve">, </w:t>
      </w:r>
      <w:r w:rsidR="00874648">
        <w:t xml:space="preserve">it was determined to make the heat exchanger 1 meter long to maximize the temperature differences between the fluids. Furthermore, </w:t>
      </w:r>
      <w:r w:rsidR="00C11D98">
        <w:t xml:space="preserve">after analyzing Figures 3 and 4, it was decided to utilize the </w:t>
      </w:r>
      <w:r w:rsidR="00D96A9B">
        <w:t>slowest possible hot flowrate and the fastest possible cold flowrate to optimize the heat exchanger</w:t>
      </w:r>
      <w:r w:rsidR="005E6B36">
        <w:t xml:space="preserve">. </w:t>
      </w:r>
      <w:r w:rsidR="200FC6F6">
        <w:t xml:space="preserve">Based on these initial design selections, the selection of other required system components such as </w:t>
      </w:r>
      <w:r w:rsidR="2B14E16C">
        <w:t xml:space="preserve">copper fittings, adapters, valves, and sensor sleeve were made. </w:t>
      </w:r>
      <w:r w:rsidR="0018032D">
        <w:t>The final selection of components and manufacturing methods w</w:t>
      </w:r>
      <w:r w:rsidR="12E5FCBB">
        <w:t>ere</w:t>
      </w:r>
      <w:r w:rsidR="0018032D">
        <w:t xml:space="preserve"> chosen to meet the specific design criteria determined by theoretical analysis and simulations. The final cost of </w:t>
      </w:r>
      <w:r w:rsidR="002C242F">
        <w:t xml:space="preserve">the heat exchanger project is $227. </w:t>
      </w:r>
      <w:r w:rsidR="00A16ED2">
        <w:t xml:space="preserve">A fabrication process was established and executed to build the heat exchanger using contemporary techniques. Once fabrication was complete, </w:t>
      </w:r>
      <w:r w:rsidR="00C63743">
        <w:t>data collection commenced.</w:t>
      </w:r>
    </w:p>
    <w:p w14:paraId="257A18F7" w14:textId="14E58FD5" w:rsidR="3CAB7C3B" w:rsidRDefault="00480842" w:rsidP="7D9B498C">
      <w:r>
        <w:lastRenderedPageBreak/>
        <w:t>Throughout the experiment</w:t>
      </w:r>
      <w:r w:rsidR="00600491">
        <w:t>s</w:t>
      </w:r>
      <w:r>
        <w:t xml:space="preserve">, issues with the thermocouples for the parallel </w:t>
      </w:r>
      <w:r w:rsidR="00467353">
        <w:t>testing led to many inaccuracies</w:t>
      </w:r>
      <w:r w:rsidR="007C60ED">
        <w:t>,</w:t>
      </w:r>
      <w:r w:rsidR="00467353">
        <w:t xml:space="preserve"> thus </w:t>
      </w:r>
      <w:r w:rsidR="00A6597B">
        <w:t>garnering</w:t>
      </w:r>
      <w:r w:rsidR="00FE29EF">
        <w:t xml:space="preserve"> a high percentage error for the experimental and </w:t>
      </w:r>
      <w:r w:rsidR="005A1750">
        <w:t>SolidWorks</w:t>
      </w:r>
      <w:r w:rsidR="00FE29EF">
        <w:t xml:space="preserve"> </w:t>
      </w:r>
      <w:r w:rsidR="00C003D1">
        <w:t>results. On the other hand, the percentage errors for the counterflow testing</w:t>
      </w:r>
      <w:r w:rsidR="005F0DA3">
        <w:t>, the thermocouples readings were</w:t>
      </w:r>
      <w:r w:rsidR="00F3155F">
        <w:t xml:space="preserve"> more accurate</w:t>
      </w:r>
      <w:r w:rsidR="00921F43">
        <w:t>. As a result, the percentage errors for both the experimental and Solidworks</w:t>
      </w:r>
      <w:r w:rsidR="007C4356">
        <w:t>,</w:t>
      </w:r>
      <w:r w:rsidR="00921F43">
        <w:t xml:space="preserve"> </w:t>
      </w:r>
      <w:r w:rsidR="007C4356">
        <w:t>in counter flow,</w:t>
      </w:r>
      <w:r w:rsidR="00921F43">
        <w:t xml:space="preserve"> were less than 10</w:t>
      </w:r>
      <w:r w:rsidR="00A2654C">
        <w:t xml:space="preserve"> percent.</w:t>
      </w:r>
      <w:r w:rsidR="00E71EED">
        <w:t xml:space="preserve"> </w:t>
      </w:r>
      <w:r w:rsidR="002D7E94">
        <w:t xml:space="preserve">However, the trends </w:t>
      </w:r>
      <w:r w:rsidR="008844B6">
        <w:t xml:space="preserve">observed </w:t>
      </w:r>
      <w:r w:rsidR="002D7E94">
        <w:t xml:space="preserve">across the experimental and theoretical results aligned. Those trends </w:t>
      </w:r>
      <w:r w:rsidR="004042FE">
        <w:t>included</w:t>
      </w:r>
      <w:r w:rsidR="002D7E94">
        <w:t xml:space="preserve"> that </w:t>
      </w:r>
      <w:r w:rsidR="00D913ED">
        <w:t xml:space="preserve">increasing the </w:t>
      </w:r>
      <w:r w:rsidR="00152385">
        <w:t>cold-water</w:t>
      </w:r>
      <w:r w:rsidR="00D913ED">
        <w:t xml:space="preserve"> flowrate increased the temperature reduction of the hot water and </w:t>
      </w:r>
      <w:r w:rsidR="00DD1E1F">
        <w:t xml:space="preserve">that </w:t>
      </w:r>
      <w:r w:rsidR="007253F6">
        <w:t xml:space="preserve">the cold water had relatively minor changes in temperature. </w:t>
      </w:r>
      <w:r w:rsidR="00D00CF7">
        <w:t xml:space="preserve">Furthermore, it was interesting to note that reducing the flowrate of the cold water had a drastically larger effect on the efficiency of the system when compared to raising the flowrate of the hot water. </w:t>
      </w:r>
      <w:r w:rsidR="7D7301E6">
        <w:t>Stemming from the results of the project, it was deemed that buying individual thermal couples would improve the quality of the experimental results. Furthermore, being able to extend the heat e</w:t>
      </w:r>
      <w:r w:rsidR="2F69C917">
        <w:t xml:space="preserve">xchanger would also improve the heat exchanger’s efficiency. </w:t>
      </w:r>
    </w:p>
    <w:bookmarkStart w:id="89" w:name="_Toc153663515" w:displacedByCustomXml="next"/>
    <w:sdt>
      <w:sdtPr>
        <w:rPr>
          <w:rFonts w:eastAsiaTheme="minorHAnsi"/>
          <w:color w:val="auto"/>
          <w:sz w:val="24"/>
          <w:szCs w:val="24"/>
        </w:rPr>
        <w:id w:val="-591847534"/>
        <w:docPartObj>
          <w:docPartGallery w:val="Bibliographies"/>
          <w:docPartUnique/>
        </w:docPartObj>
      </w:sdtPr>
      <w:sdtContent>
        <w:p w14:paraId="40CA8D31" w14:textId="65C11632" w:rsidR="00104C0D" w:rsidRDefault="0071047E" w:rsidP="00BA1185">
          <w:pPr>
            <w:pStyle w:val="Heading1"/>
          </w:pPr>
          <w:r>
            <w:t>References</w:t>
          </w:r>
          <w:bookmarkEnd w:id="89"/>
        </w:p>
        <w:sdt>
          <w:sdtPr>
            <w:id w:val="111145805"/>
            <w:bibliography/>
          </w:sdtPr>
          <w:sdtContent>
            <w:p w14:paraId="4E5EE95C" w14:textId="77777777" w:rsidR="00104C0D" w:rsidRDefault="00104C0D" w:rsidP="00BA1185">
              <w:pPr>
                <w:pStyle w:val="Bibliography"/>
                <w:rPr>
                  <w:noProof/>
                  <w:kern w:val="0"/>
                  <w14:ligatures w14:val="none"/>
                </w:rPr>
              </w:pPr>
              <w:r>
                <w:fldChar w:fldCharType="begin"/>
              </w:r>
              <w:r>
                <w:instrText xml:space="preserve"> BIBLIOGRAPHY </w:instrText>
              </w:r>
              <w:r>
                <w:fldChar w:fldCharType="separate"/>
              </w:r>
              <w:r>
                <w:rPr>
                  <w:noProof/>
                </w:rPr>
                <w:t>Bergman. (2017).</w:t>
              </w:r>
            </w:p>
            <w:p w14:paraId="76B548D8" w14:textId="06F245AD" w:rsidR="00104C0D" w:rsidRPr="00104C0D" w:rsidRDefault="00104C0D" w:rsidP="00BA1185">
              <w:r>
                <w:rPr>
                  <w:b/>
                  <w:bCs/>
                  <w:noProof/>
                </w:rPr>
                <w:fldChar w:fldCharType="end"/>
              </w:r>
            </w:p>
          </w:sdtContent>
        </w:sdt>
      </w:sdtContent>
    </w:sdt>
    <w:p w14:paraId="2E787A73" w14:textId="21E76D0D" w:rsidR="00210A14" w:rsidRPr="000D1B22" w:rsidRDefault="00210A14" w:rsidP="00350B34">
      <w:pPr>
        <w:pStyle w:val="Heading1"/>
      </w:pPr>
      <w:bookmarkStart w:id="90" w:name="_Toc153642813"/>
      <w:bookmarkStart w:id="91" w:name="_Toc153642897"/>
      <w:bookmarkStart w:id="92" w:name="_Toc153663516"/>
      <w:r w:rsidRPr="000D1B22">
        <w:t>Appendix</w:t>
      </w:r>
      <w:bookmarkEnd w:id="90"/>
      <w:bookmarkEnd w:id="91"/>
      <w:bookmarkEnd w:id="92"/>
    </w:p>
    <w:p w14:paraId="3171F6AB" w14:textId="044B3375" w:rsidR="00AD30F8" w:rsidRDefault="00AD30F8" w:rsidP="00210A14">
      <w:r>
        <w:t xml:space="preserve">MATLAB Code </w:t>
      </w:r>
    </w:p>
    <w:p w14:paraId="53D856C6"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clc</w:t>
      </w:r>
      <w:proofErr w:type="spellEnd"/>
    </w:p>
    <w:p w14:paraId="2D85C80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clear</w:t>
      </w:r>
    </w:p>
    <w:p w14:paraId="005806D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format </w:t>
      </w:r>
      <w:r w:rsidRPr="00AD30F8">
        <w:rPr>
          <w:rFonts w:ascii="Consolas" w:eastAsia="Times New Roman" w:hAnsi="Consolas"/>
          <w:color w:val="A709F5"/>
          <w:kern w:val="0"/>
          <w:sz w:val="20"/>
          <w:szCs w:val="20"/>
          <w14:ligatures w14:val="none"/>
        </w:rPr>
        <w:t>long</w:t>
      </w:r>
    </w:p>
    <w:p w14:paraId="4C0C4751"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0E18D203"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Givens</w:t>
      </w:r>
    </w:p>
    <w:p w14:paraId="693D67F2"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T_c_i</w:t>
      </w:r>
      <w:proofErr w:type="spellEnd"/>
      <w:r w:rsidRPr="00AD30F8">
        <w:rPr>
          <w:rFonts w:ascii="Consolas" w:eastAsia="Times New Roman" w:hAnsi="Consolas"/>
          <w:kern w:val="0"/>
          <w:sz w:val="20"/>
          <w:szCs w:val="20"/>
          <w14:ligatures w14:val="none"/>
        </w:rPr>
        <w:t xml:space="preserve"> = 19; </w:t>
      </w:r>
      <w:r w:rsidRPr="00AD30F8">
        <w:rPr>
          <w:rFonts w:ascii="Consolas" w:eastAsia="Times New Roman" w:hAnsi="Consolas"/>
          <w:color w:val="008013"/>
          <w:kern w:val="0"/>
          <w:sz w:val="20"/>
          <w:szCs w:val="20"/>
          <w14:ligatures w14:val="none"/>
        </w:rPr>
        <w:t xml:space="preserve">% C </w:t>
      </w:r>
    </w:p>
    <w:p w14:paraId="73C9AB38"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T_h_i</w:t>
      </w:r>
      <w:proofErr w:type="spellEnd"/>
      <w:r w:rsidRPr="00AD30F8">
        <w:rPr>
          <w:rFonts w:ascii="Consolas" w:eastAsia="Times New Roman" w:hAnsi="Consolas"/>
          <w:kern w:val="0"/>
          <w:sz w:val="20"/>
          <w:szCs w:val="20"/>
          <w14:ligatures w14:val="none"/>
        </w:rPr>
        <w:t xml:space="preserve"> = 65; </w:t>
      </w:r>
      <w:r w:rsidRPr="00AD30F8">
        <w:rPr>
          <w:rFonts w:ascii="Consolas" w:eastAsia="Times New Roman" w:hAnsi="Consolas"/>
          <w:color w:val="008013"/>
          <w:kern w:val="0"/>
          <w:sz w:val="20"/>
          <w:szCs w:val="20"/>
          <w14:ligatures w14:val="none"/>
        </w:rPr>
        <w:t xml:space="preserve">% C </w:t>
      </w:r>
    </w:p>
    <w:p w14:paraId="1ABA6A4C"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7C8CAF43"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TcK</w:t>
      </w:r>
      <w:proofErr w:type="spellEnd"/>
      <w:r w:rsidRPr="00AD30F8">
        <w:rPr>
          <w:rFonts w:ascii="Consolas" w:eastAsia="Times New Roman" w:hAnsi="Consolas"/>
          <w:kern w:val="0"/>
          <w:sz w:val="20"/>
          <w:szCs w:val="20"/>
          <w14:ligatures w14:val="none"/>
        </w:rPr>
        <w:t xml:space="preserve"> = T_c_i+273.15; </w:t>
      </w:r>
    </w:p>
    <w:p w14:paraId="3C2C8C62"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ThK</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T_h_i</w:t>
      </w:r>
      <w:proofErr w:type="spellEnd"/>
      <w:r w:rsidRPr="00AD30F8">
        <w:rPr>
          <w:rFonts w:ascii="Consolas" w:eastAsia="Times New Roman" w:hAnsi="Consolas"/>
          <w:kern w:val="0"/>
          <w:sz w:val="20"/>
          <w:szCs w:val="20"/>
          <w14:ligatures w14:val="none"/>
        </w:rPr>
        <w:t xml:space="preserve"> +273.15;</w:t>
      </w:r>
    </w:p>
    <w:p w14:paraId="14126CF0"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21E9E4CB"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D_c_i</w:t>
      </w:r>
      <w:proofErr w:type="spellEnd"/>
      <w:r w:rsidRPr="00AD30F8">
        <w:rPr>
          <w:rFonts w:ascii="Consolas" w:eastAsia="Times New Roman" w:hAnsi="Consolas"/>
          <w:kern w:val="0"/>
          <w:sz w:val="20"/>
          <w:szCs w:val="20"/>
          <w14:ligatures w14:val="none"/>
        </w:rPr>
        <w:t xml:space="preserve"> = 1.5*0.0254; </w:t>
      </w:r>
      <w:r w:rsidRPr="00AD30F8">
        <w:rPr>
          <w:rFonts w:ascii="Consolas" w:eastAsia="Times New Roman" w:hAnsi="Consolas"/>
          <w:color w:val="008013"/>
          <w:kern w:val="0"/>
          <w:sz w:val="20"/>
          <w:szCs w:val="20"/>
          <w14:ligatures w14:val="none"/>
        </w:rPr>
        <w:t>% m</w:t>
      </w:r>
    </w:p>
    <w:p w14:paraId="24FAFCAA"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D_c_o</w:t>
      </w:r>
      <w:proofErr w:type="spellEnd"/>
      <w:r w:rsidRPr="00AD30F8">
        <w:rPr>
          <w:rFonts w:ascii="Consolas" w:eastAsia="Times New Roman" w:hAnsi="Consolas"/>
          <w:kern w:val="0"/>
          <w:sz w:val="20"/>
          <w:szCs w:val="20"/>
          <w14:ligatures w14:val="none"/>
        </w:rPr>
        <w:t xml:space="preserve"> = 1.625*0.0254; </w:t>
      </w:r>
      <w:r w:rsidRPr="00AD30F8">
        <w:rPr>
          <w:rFonts w:ascii="Consolas" w:eastAsia="Times New Roman" w:hAnsi="Consolas"/>
          <w:color w:val="008013"/>
          <w:kern w:val="0"/>
          <w:sz w:val="20"/>
          <w:szCs w:val="20"/>
          <w14:ligatures w14:val="none"/>
        </w:rPr>
        <w:t>% m</w:t>
      </w:r>
    </w:p>
    <w:p w14:paraId="4BBBD315"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7F9DB7D9"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D_h_i</w:t>
      </w:r>
      <w:proofErr w:type="spellEnd"/>
      <w:r w:rsidRPr="00AD30F8">
        <w:rPr>
          <w:rFonts w:ascii="Consolas" w:eastAsia="Times New Roman" w:hAnsi="Consolas"/>
          <w:kern w:val="0"/>
          <w:sz w:val="20"/>
          <w:szCs w:val="20"/>
          <w14:ligatures w14:val="none"/>
        </w:rPr>
        <w:t xml:space="preserve"> = 1*0.0254; </w:t>
      </w:r>
      <w:r w:rsidRPr="00AD30F8">
        <w:rPr>
          <w:rFonts w:ascii="Consolas" w:eastAsia="Times New Roman" w:hAnsi="Consolas"/>
          <w:color w:val="008013"/>
          <w:kern w:val="0"/>
          <w:sz w:val="20"/>
          <w:szCs w:val="20"/>
          <w14:ligatures w14:val="none"/>
        </w:rPr>
        <w:t>% m</w:t>
      </w:r>
    </w:p>
    <w:p w14:paraId="60A2FD43"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D_h_o</w:t>
      </w:r>
      <w:proofErr w:type="spellEnd"/>
      <w:r w:rsidRPr="00AD30F8">
        <w:rPr>
          <w:rFonts w:ascii="Consolas" w:eastAsia="Times New Roman" w:hAnsi="Consolas"/>
          <w:kern w:val="0"/>
          <w:sz w:val="20"/>
          <w:szCs w:val="20"/>
          <w14:ligatures w14:val="none"/>
        </w:rPr>
        <w:t xml:space="preserve"> = 1.125*0.0254; </w:t>
      </w:r>
      <w:r w:rsidRPr="00AD30F8">
        <w:rPr>
          <w:rFonts w:ascii="Consolas" w:eastAsia="Times New Roman" w:hAnsi="Consolas"/>
          <w:color w:val="008013"/>
          <w:kern w:val="0"/>
          <w:sz w:val="20"/>
          <w:szCs w:val="20"/>
          <w14:ligatures w14:val="none"/>
        </w:rPr>
        <w:t>% m</w:t>
      </w:r>
    </w:p>
    <w:p w14:paraId="67DACFE0"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5065AABA"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D_i_o</w:t>
      </w:r>
      <w:proofErr w:type="spellEnd"/>
      <w:r w:rsidRPr="00AD30F8">
        <w:rPr>
          <w:rFonts w:ascii="Consolas" w:eastAsia="Times New Roman" w:hAnsi="Consolas"/>
          <w:kern w:val="0"/>
          <w:sz w:val="20"/>
          <w:szCs w:val="20"/>
          <w14:ligatures w14:val="none"/>
        </w:rPr>
        <w:t xml:space="preserve"> = 2.375*0.0254; </w:t>
      </w:r>
      <w:r w:rsidRPr="00AD30F8">
        <w:rPr>
          <w:rFonts w:ascii="Consolas" w:eastAsia="Times New Roman" w:hAnsi="Consolas"/>
          <w:color w:val="008013"/>
          <w:kern w:val="0"/>
          <w:sz w:val="20"/>
          <w:szCs w:val="20"/>
          <w14:ligatures w14:val="none"/>
        </w:rPr>
        <w:t>%m</w:t>
      </w:r>
    </w:p>
    <w:p w14:paraId="6753800E"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%^insulation outer diameter</w:t>
      </w:r>
    </w:p>
    <w:p w14:paraId="096474CD"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6DE19C89"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m_c</w:t>
      </w:r>
      <w:proofErr w:type="spellEnd"/>
      <w:r w:rsidRPr="00AD30F8">
        <w:rPr>
          <w:rFonts w:ascii="Consolas" w:eastAsia="Times New Roman" w:hAnsi="Consolas"/>
          <w:kern w:val="0"/>
          <w:sz w:val="20"/>
          <w:szCs w:val="20"/>
          <w14:ligatures w14:val="none"/>
        </w:rPr>
        <w:t xml:space="preserve"> = 0.8; </w:t>
      </w:r>
      <w:r w:rsidRPr="00AD30F8">
        <w:rPr>
          <w:rFonts w:ascii="Consolas" w:eastAsia="Times New Roman" w:hAnsi="Consolas"/>
          <w:color w:val="008013"/>
          <w:kern w:val="0"/>
          <w:sz w:val="20"/>
          <w:szCs w:val="20"/>
          <w14:ligatures w14:val="none"/>
        </w:rPr>
        <w:t>%kg/s</w:t>
      </w:r>
    </w:p>
    <w:p w14:paraId="033F193A"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m_h</w:t>
      </w:r>
      <w:proofErr w:type="spellEnd"/>
      <w:r w:rsidRPr="00AD30F8">
        <w:rPr>
          <w:rFonts w:ascii="Consolas" w:eastAsia="Times New Roman" w:hAnsi="Consolas"/>
          <w:kern w:val="0"/>
          <w:sz w:val="20"/>
          <w:szCs w:val="20"/>
          <w14:ligatures w14:val="none"/>
        </w:rPr>
        <w:t xml:space="preserve"> = 0.1; </w:t>
      </w:r>
      <w:r w:rsidRPr="00AD30F8">
        <w:rPr>
          <w:rFonts w:ascii="Consolas" w:eastAsia="Times New Roman" w:hAnsi="Consolas"/>
          <w:color w:val="008013"/>
          <w:kern w:val="0"/>
          <w:sz w:val="20"/>
          <w:szCs w:val="20"/>
          <w14:ligatures w14:val="none"/>
        </w:rPr>
        <w:t>%kg/s</w:t>
      </w:r>
    </w:p>
    <w:p w14:paraId="26B77773"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676E452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L = 1; </w:t>
      </w:r>
      <w:r w:rsidRPr="00AD30F8">
        <w:rPr>
          <w:rFonts w:ascii="Consolas" w:eastAsia="Times New Roman" w:hAnsi="Consolas"/>
          <w:color w:val="008013"/>
          <w:kern w:val="0"/>
          <w:sz w:val="20"/>
          <w:szCs w:val="20"/>
          <w14:ligatures w14:val="none"/>
        </w:rPr>
        <w:t>% m</w:t>
      </w:r>
    </w:p>
    <w:p w14:paraId="0C5FD9DD"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5435ADF4"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lang w:val="es-MX"/>
          <w14:ligatures w14:val="none"/>
        </w:rPr>
        <w:t>A_o = pi()*D_c_o*L;</w:t>
      </w:r>
    </w:p>
    <w:p w14:paraId="2A5F4C19"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lang w:val="es-MX"/>
          <w14:ligatures w14:val="none"/>
        </w:rPr>
        <w:t>A_c = pi()*((D_c_i^2)-(D_h_o^2))/4;</w:t>
      </w:r>
    </w:p>
    <w:p w14:paraId="24F7287C"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lastRenderedPageBreak/>
        <w:t>A_h</w:t>
      </w:r>
      <w:proofErr w:type="spellEnd"/>
      <w:r w:rsidRPr="00AD30F8">
        <w:rPr>
          <w:rFonts w:ascii="Consolas" w:eastAsia="Times New Roman" w:hAnsi="Consolas"/>
          <w:kern w:val="0"/>
          <w:sz w:val="20"/>
          <w:szCs w:val="20"/>
          <w14:ligatures w14:val="none"/>
        </w:rPr>
        <w:t xml:space="preserve"> = pi()*(D_h_i^2)/4;</w:t>
      </w:r>
    </w:p>
    <w:p w14:paraId="38D8E8E0"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746AAC51"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D_c_hy</w:t>
      </w:r>
      <w:proofErr w:type="spellEnd"/>
      <w:r w:rsidRPr="00AD30F8">
        <w:rPr>
          <w:rFonts w:ascii="Consolas" w:eastAsia="Times New Roman" w:hAnsi="Consolas"/>
          <w:kern w:val="0"/>
          <w:sz w:val="20"/>
          <w:szCs w:val="20"/>
          <w14:ligatures w14:val="none"/>
        </w:rPr>
        <w:t xml:space="preserve"> = 4*</w:t>
      </w:r>
      <w:proofErr w:type="spellStart"/>
      <w:r w:rsidRPr="00AD30F8">
        <w:rPr>
          <w:rFonts w:ascii="Consolas" w:eastAsia="Times New Roman" w:hAnsi="Consolas"/>
          <w:kern w:val="0"/>
          <w:sz w:val="20"/>
          <w:szCs w:val="20"/>
          <w14:ligatures w14:val="none"/>
        </w:rPr>
        <w:t>A_c</w:t>
      </w:r>
      <w:proofErr w:type="spellEnd"/>
      <w:r w:rsidRPr="00AD30F8">
        <w:rPr>
          <w:rFonts w:ascii="Consolas" w:eastAsia="Times New Roman" w:hAnsi="Consolas"/>
          <w:kern w:val="0"/>
          <w:sz w:val="20"/>
          <w:szCs w:val="20"/>
          <w14:ligatures w14:val="none"/>
        </w:rPr>
        <w:t>/(pi*</w:t>
      </w:r>
      <w:proofErr w:type="spellStart"/>
      <w:r w:rsidRPr="00AD30F8">
        <w:rPr>
          <w:rFonts w:ascii="Consolas" w:eastAsia="Times New Roman" w:hAnsi="Consolas"/>
          <w:kern w:val="0"/>
          <w:sz w:val="20"/>
          <w:szCs w:val="20"/>
          <w14:ligatures w14:val="none"/>
        </w:rPr>
        <w:t>D_c_i</w:t>
      </w:r>
      <w:proofErr w:type="spellEnd"/>
      <w:r w:rsidRPr="00AD30F8">
        <w:rPr>
          <w:rFonts w:ascii="Consolas" w:eastAsia="Times New Roman" w:hAnsi="Consolas"/>
          <w:kern w:val="0"/>
          <w:sz w:val="20"/>
          <w:szCs w:val="20"/>
          <w14:ligatures w14:val="none"/>
        </w:rPr>
        <w:t>);</w:t>
      </w:r>
    </w:p>
    <w:p w14:paraId="3B61A28D"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w:t>
      </w:r>
      <w:proofErr w:type="spellStart"/>
      <w:r w:rsidRPr="00AD30F8">
        <w:rPr>
          <w:rFonts w:ascii="Consolas" w:eastAsia="Times New Roman" w:hAnsi="Consolas"/>
          <w:color w:val="008013"/>
          <w:kern w:val="0"/>
          <w:sz w:val="20"/>
          <w:szCs w:val="20"/>
          <w14:ligatures w14:val="none"/>
        </w:rPr>
        <w:t>D_c_hy</w:t>
      </w:r>
      <w:proofErr w:type="spellEnd"/>
      <w:r w:rsidRPr="00AD30F8">
        <w:rPr>
          <w:rFonts w:ascii="Consolas" w:eastAsia="Times New Roman" w:hAnsi="Consolas"/>
          <w:color w:val="008013"/>
          <w:kern w:val="0"/>
          <w:sz w:val="20"/>
          <w:szCs w:val="20"/>
          <w14:ligatures w14:val="none"/>
        </w:rPr>
        <w:t xml:space="preserve"> = </w:t>
      </w:r>
      <w:proofErr w:type="spellStart"/>
      <w:r w:rsidRPr="00AD30F8">
        <w:rPr>
          <w:rFonts w:ascii="Consolas" w:eastAsia="Times New Roman" w:hAnsi="Consolas"/>
          <w:color w:val="008013"/>
          <w:kern w:val="0"/>
          <w:sz w:val="20"/>
          <w:szCs w:val="20"/>
          <w14:ligatures w14:val="none"/>
        </w:rPr>
        <w:t>D_c_i-D_h_o</w:t>
      </w:r>
      <w:proofErr w:type="spellEnd"/>
      <w:r w:rsidRPr="00AD30F8">
        <w:rPr>
          <w:rFonts w:ascii="Consolas" w:eastAsia="Times New Roman" w:hAnsi="Consolas"/>
          <w:color w:val="008013"/>
          <w:kern w:val="0"/>
          <w:sz w:val="20"/>
          <w:szCs w:val="20"/>
          <w14:ligatures w14:val="none"/>
        </w:rPr>
        <w:t>;</w:t>
      </w:r>
    </w:p>
    <w:p w14:paraId="2BA5D045"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1333A0C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k_cu</w:t>
      </w:r>
      <w:proofErr w:type="spellEnd"/>
      <w:r w:rsidRPr="00AD30F8">
        <w:rPr>
          <w:rFonts w:ascii="Consolas" w:eastAsia="Times New Roman" w:hAnsi="Consolas"/>
          <w:kern w:val="0"/>
          <w:sz w:val="20"/>
          <w:szCs w:val="20"/>
          <w14:ligatures w14:val="none"/>
        </w:rPr>
        <w:t xml:space="preserve"> = 398; </w:t>
      </w:r>
      <w:r w:rsidRPr="00AD30F8">
        <w:rPr>
          <w:rFonts w:ascii="Consolas" w:eastAsia="Times New Roman" w:hAnsi="Consolas"/>
          <w:color w:val="008013"/>
          <w:kern w:val="0"/>
          <w:sz w:val="20"/>
          <w:szCs w:val="20"/>
          <w14:ligatures w14:val="none"/>
        </w:rPr>
        <w:t>% W/m · K</w:t>
      </w:r>
    </w:p>
    <w:p w14:paraId="3EAB2D6F"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47FAD7E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eps = 1.5*10^-6; </w:t>
      </w:r>
      <w:r w:rsidRPr="00AD30F8">
        <w:rPr>
          <w:rFonts w:ascii="Consolas" w:eastAsia="Times New Roman" w:hAnsi="Consolas"/>
          <w:color w:val="008013"/>
          <w:kern w:val="0"/>
          <w:sz w:val="20"/>
          <w:szCs w:val="20"/>
          <w14:ligatures w14:val="none"/>
        </w:rPr>
        <w:t>% m</w:t>
      </w:r>
    </w:p>
    <w:p w14:paraId="7D3AD924"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55A93ACE"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 xml:space="preserve"> = [273.15, 0.00611, 1.000, 206.3, 2502, 4.217, 1.854, 1750,</w:t>
      </w:r>
      <w:r w:rsidRPr="00AD30F8">
        <w:rPr>
          <w:rFonts w:ascii="Consolas" w:eastAsia="Times New Roman" w:hAnsi="Consolas"/>
          <w:color w:val="0E00FF"/>
          <w:kern w:val="0"/>
          <w:sz w:val="20"/>
          <w:szCs w:val="20"/>
          <w14:ligatures w14:val="none"/>
        </w:rPr>
        <w:t>...</w:t>
      </w:r>
    </w:p>
    <w:p w14:paraId="5841CD12"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8.02, 569, 18.2, 12.99, 0.815, 75.5, 68.05, 273.15; 275 0.00697,</w:t>
      </w:r>
      <w:r w:rsidRPr="00AD30F8">
        <w:rPr>
          <w:rFonts w:ascii="Consolas" w:eastAsia="Times New Roman" w:hAnsi="Consolas"/>
          <w:color w:val="0E00FF"/>
          <w:kern w:val="0"/>
          <w:sz w:val="20"/>
          <w:szCs w:val="20"/>
          <w14:ligatures w14:val="none"/>
        </w:rPr>
        <w:t>...</w:t>
      </w:r>
    </w:p>
    <w:p w14:paraId="6F651C61"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1.000, 181.7, 2497, 4.211, 1.855, 1652, 8.09, 574, 18.3, 12.22, 0.817,</w:t>
      </w:r>
      <w:r w:rsidRPr="00AD30F8">
        <w:rPr>
          <w:rFonts w:ascii="Consolas" w:eastAsia="Times New Roman" w:hAnsi="Consolas"/>
          <w:color w:val="0E00FF"/>
          <w:kern w:val="0"/>
          <w:sz w:val="20"/>
          <w:szCs w:val="20"/>
          <w14:ligatures w14:val="none"/>
        </w:rPr>
        <w:t>...</w:t>
      </w:r>
    </w:p>
    <w:p w14:paraId="14FEA436"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75.3, 32.74, 275; 280, 0.00990, 1.000, 130.4, 2485, 4.198, 1.858,</w:t>
      </w:r>
      <w:r w:rsidRPr="00AD30F8">
        <w:rPr>
          <w:rFonts w:ascii="Consolas" w:eastAsia="Times New Roman" w:hAnsi="Consolas"/>
          <w:color w:val="0E00FF"/>
          <w:kern w:val="0"/>
          <w:sz w:val="20"/>
          <w:szCs w:val="20"/>
          <w14:ligatures w14:val="none"/>
        </w:rPr>
        <w:t>...</w:t>
      </w:r>
    </w:p>
    <w:p w14:paraId="07EE5F8C"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1422, 8.29, 582, 18.6, 10.26, 0.825, 74.8, 46.04, 280; 285, 0.01387,</w:t>
      </w:r>
      <w:r w:rsidRPr="00AD30F8">
        <w:rPr>
          <w:rFonts w:ascii="Consolas" w:eastAsia="Times New Roman" w:hAnsi="Consolas"/>
          <w:color w:val="0E00FF"/>
          <w:kern w:val="0"/>
          <w:sz w:val="20"/>
          <w:szCs w:val="20"/>
          <w14:ligatures w14:val="none"/>
        </w:rPr>
        <w:t>...</w:t>
      </w:r>
    </w:p>
    <w:p w14:paraId="5ED42C9D"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1.000, 99.4, 2473, 4.189, 1.861, 1225, 8.49, 590, 18.9, 8.81, 0.833,</w:t>
      </w:r>
      <w:r w:rsidRPr="00AD30F8">
        <w:rPr>
          <w:rFonts w:ascii="Consolas" w:eastAsia="Times New Roman" w:hAnsi="Consolas"/>
          <w:color w:val="0E00FF"/>
          <w:kern w:val="0"/>
          <w:sz w:val="20"/>
          <w:szCs w:val="20"/>
          <w14:ligatures w14:val="none"/>
        </w:rPr>
        <w:t>...</w:t>
      </w:r>
    </w:p>
    <w:p w14:paraId="0CC06A11"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74.3, 114.1, 285; 290, 0.01917, 1.001, 69.7, 2461, 4.184, 1.864, 1080,</w:t>
      </w:r>
      <w:r w:rsidRPr="00AD30F8">
        <w:rPr>
          <w:rFonts w:ascii="Consolas" w:eastAsia="Times New Roman" w:hAnsi="Consolas"/>
          <w:color w:val="0E00FF"/>
          <w:kern w:val="0"/>
          <w:sz w:val="20"/>
          <w:szCs w:val="20"/>
          <w14:ligatures w14:val="none"/>
        </w:rPr>
        <w:t>...</w:t>
      </w:r>
    </w:p>
    <w:p w14:paraId="4CB1B84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8.69, 598, 19.3, 7.56, 0.841, 73.7, 174.0, 290; 295, 0.02617, 1.002,</w:t>
      </w:r>
      <w:r w:rsidRPr="00AD30F8">
        <w:rPr>
          <w:rFonts w:ascii="Consolas" w:eastAsia="Times New Roman" w:hAnsi="Consolas"/>
          <w:color w:val="0E00FF"/>
          <w:kern w:val="0"/>
          <w:sz w:val="20"/>
          <w:szCs w:val="20"/>
          <w14:ligatures w14:val="none"/>
        </w:rPr>
        <w:t>...</w:t>
      </w:r>
    </w:p>
    <w:p w14:paraId="58F7A581"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51.94, 2449, 4.181, 1.868, 959, 8.89, 606, 19.5, 6.62, 0.849, 72.7,</w:t>
      </w:r>
      <w:r w:rsidRPr="00AD30F8">
        <w:rPr>
          <w:rFonts w:ascii="Consolas" w:eastAsia="Times New Roman" w:hAnsi="Consolas"/>
          <w:color w:val="0E00FF"/>
          <w:kern w:val="0"/>
          <w:sz w:val="20"/>
          <w:szCs w:val="20"/>
          <w14:ligatures w14:val="none"/>
        </w:rPr>
        <w:t>...</w:t>
      </w:r>
    </w:p>
    <w:p w14:paraId="2F952FAA"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227.5, 295; 300, 0.03531, 1.003, 39.13, 2438, 4.179, 1.872, 855, 9.09,</w:t>
      </w:r>
      <w:r w:rsidRPr="00AD30F8">
        <w:rPr>
          <w:rFonts w:ascii="Consolas" w:eastAsia="Times New Roman" w:hAnsi="Consolas"/>
          <w:color w:val="0E00FF"/>
          <w:kern w:val="0"/>
          <w:sz w:val="20"/>
          <w:szCs w:val="20"/>
          <w14:ligatures w14:val="none"/>
        </w:rPr>
        <w:t>...</w:t>
      </w:r>
    </w:p>
    <w:p w14:paraId="09525285"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613, 19.6, 5.83, 0.857, 71.7, 276.1, 300; 305, 0.04712, 1.005, 29.74,</w:t>
      </w:r>
      <w:r w:rsidRPr="00AD30F8">
        <w:rPr>
          <w:rFonts w:ascii="Consolas" w:eastAsia="Times New Roman" w:hAnsi="Consolas"/>
          <w:color w:val="0E00FF"/>
          <w:kern w:val="0"/>
          <w:sz w:val="20"/>
          <w:szCs w:val="20"/>
          <w14:ligatures w14:val="none"/>
        </w:rPr>
        <w:t>...</w:t>
      </w:r>
    </w:p>
    <w:p w14:paraId="36346FEA"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2426, 4.178, 1.877, 769, 9.29, 620, 20.1, 5.20, 0.865, 70.9, 320.6,</w:t>
      </w:r>
      <w:r w:rsidRPr="00AD30F8">
        <w:rPr>
          <w:rFonts w:ascii="Consolas" w:eastAsia="Times New Roman" w:hAnsi="Consolas"/>
          <w:color w:val="0E00FF"/>
          <w:kern w:val="0"/>
          <w:sz w:val="20"/>
          <w:szCs w:val="20"/>
          <w14:ligatures w14:val="none"/>
        </w:rPr>
        <w:t>...</w:t>
      </w:r>
    </w:p>
    <w:p w14:paraId="14B6354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305; 310, 0.06221, 1.007, 22.93, 2414, 4.178, 1.882, 695, 9.49, 628,</w:t>
      </w:r>
      <w:r w:rsidRPr="00AD30F8">
        <w:rPr>
          <w:rFonts w:ascii="Consolas" w:eastAsia="Times New Roman" w:hAnsi="Consolas"/>
          <w:color w:val="0E00FF"/>
          <w:kern w:val="0"/>
          <w:sz w:val="20"/>
          <w:szCs w:val="20"/>
          <w14:ligatures w14:val="none"/>
        </w:rPr>
        <w:t>...</w:t>
      </w:r>
    </w:p>
    <w:p w14:paraId="2D27CE40"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20.4, 4.62, 0.873, 70.0, 361.9, 310; 315, 0.08132, 1.009, 17.82, 2402,</w:t>
      </w:r>
      <w:r w:rsidRPr="00AD30F8">
        <w:rPr>
          <w:rFonts w:ascii="Consolas" w:eastAsia="Times New Roman" w:hAnsi="Consolas"/>
          <w:color w:val="0E00FF"/>
          <w:kern w:val="0"/>
          <w:sz w:val="20"/>
          <w:szCs w:val="20"/>
          <w14:ligatures w14:val="none"/>
        </w:rPr>
        <w:t>...</w:t>
      </w:r>
    </w:p>
    <w:p w14:paraId="6B2029B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4.179, 1.888, 631, 9.69, 634, 20.7, 4.16, 0.883, 69.2, 400.4, 315; 320,</w:t>
      </w:r>
      <w:r w:rsidRPr="00AD30F8">
        <w:rPr>
          <w:rFonts w:ascii="Consolas" w:eastAsia="Times New Roman" w:hAnsi="Consolas"/>
          <w:color w:val="0E00FF"/>
          <w:kern w:val="0"/>
          <w:sz w:val="20"/>
          <w:szCs w:val="20"/>
          <w14:ligatures w14:val="none"/>
        </w:rPr>
        <w:t>...</w:t>
      </w:r>
    </w:p>
    <w:p w14:paraId="4BED41B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0.1053, 1.011, 13.98, 2390, 4.180, 1.895, 577, 9.89, 640, 21.0, 3.77,</w:t>
      </w:r>
      <w:r w:rsidRPr="00AD30F8">
        <w:rPr>
          <w:rFonts w:ascii="Consolas" w:eastAsia="Times New Roman" w:hAnsi="Consolas"/>
          <w:color w:val="0E00FF"/>
          <w:kern w:val="0"/>
          <w:sz w:val="20"/>
          <w:szCs w:val="20"/>
          <w14:ligatures w14:val="none"/>
        </w:rPr>
        <w:t>...</w:t>
      </w:r>
    </w:p>
    <w:p w14:paraId="67FF33F1"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0.894, 68.3, 436.7, 320; 325, 0.1351, 1.013, 11.06, 2378, 4.182,</w:t>
      </w:r>
      <w:r w:rsidRPr="00AD30F8">
        <w:rPr>
          <w:rFonts w:ascii="Consolas" w:eastAsia="Times New Roman" w:hAnsi="Consolas"/>
          <w:color w:val="0E00FF"/>
          <w:kern w:val="0"/>
          <w:sz w:val="20"/>
          <w:szCs w:val="20"/>
          <w14:ligatures w14:val="none"/>
        </w:rPr>
        <w:t>...</w:t>
      </w:r>
    </w:p>
    <w:p w14:paraId="4478874E"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1.903, 528, 10.09, 645, 21.3, 3.42, 0.901, 67.5, 471.2, 325; 330,</w:t>
      </w:r>
      <w:r w:rsidRPr="00AD30F8">
        <w:rPr>
          <w:rFonts w:ascii="Consolas" w:eastAsia="Times New Roman" w:hAnsi="Consolas"/>
          <w:color w:val="0E00FF"/>
          <w:kern w:val="0"/>
          <w:sz w:val="20"/>
          <w:szCs w:val="20"/>
          <w14:ligatures w14:val="none"/>
        </w:rPr>
        <w:t>...</w:t>
      </w:r>
    </w:p>
    <w:p w14:paraId="5EEBA49C"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0.1719, 1.016, 8.82, 2366, 4.184, 1.911, 489, 10.29, 650, 21.7, 3.15,</w:t>
      </w:r>
      <w:r w:rsidRPr="00AD30F8">
        <w:rPr>
          <w:rFonts w:ascii="Consolas" w:eastAsia="Times New Roman" w:hAnsi="Consolas"/>
          <w:color w:val="0E00FF"/>
          <w:kern w:val="0"/>
          <w:sz w:val="20"/>
          <w:szCs w:val="20"/>
          <w14:ligatures w14:val="none"/>
        </w:rPr>
        <w:t>...</w:t>
      </w:r>
    </w:p>
    <w:p w14:paraId="1116D662"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0.908, 66.6, 504.0, 330; 335, 0.2167, 1.018, 7.09, 2354, 4.186, 1.920,</w:t>
      </w:r>
      <w:r w:rsidRPr="00AD30F8">
        <w:rPr>
          <w:rFonts w:ascii="Consolas" w:eastAsia="Times New Roman" w:hAnsi="Consolas"/>
          <w:color w:val="0E00FF"/>
          <w:kern w:val="0"/>
          <w:sz w:val="20"/>
          <w:szCs w:val="20"/>
          <w14:ligatures w14:val="none"/>
        </w:rPr>
        <w:t>...</w:t>
      </w:r>
    </w:p>
    <w:p w14:paraId="342B1BA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453, 10.49, 656, 22.0, 2.88, 0.916, 65.8, 535.5, 335; 340, 0.2713,</w:t>
      </w:r>
      <w:r w:rsidRPr="00AD30F8">
        <w:rPr>
          <w:rFonts w:ascii="Consolas" w:eastAsia="Times New Roman" w:hAnsi="Consolas"/>
          <w:color w:val="0E00FF"/>
          <w:kern w:val="0"/>
          <w:sz w:val="20"/>
          <w:szCs w:val="20"/>
          <w14:ligatures w14:val="none"/>
        </w:rPr>
        <w:t>...</w:t>
      </w:r>
    </w:p>
    <w:p w14:paraId="74D1D73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1.021, 5.74, 2342, 4.188, 1.930, 420, 10.69, 660, 22.3, 2.66, 0.925,</w:t>
      </w:r>
      <w:r w:rsidRPr="00AD30F8">
        <w:rPr>
          <w:rFonts w:ascii="Consolas" w:eastAsia="Times New Roman" w:hAnsi="Consolas"/>
          <w:color w:val="0E00FF"/>
          <w:kern w:val="0"/>
          <w:sz w:val="20"/>
          <w:szCs w:val="20"/>
          <w14:ligatures w14:val="none"/>
        </w:rPr>
        <w:t>...</w:t>
      </w:r>
    </w:p>
    <w:p w14:paraId="313B8173"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64.9, 566.0, 340; 345, 0.3372, 1.024, 4.683, 2329, 4.191, 1.941,</w:t>
      </w:r>
      <w:r w:rsidRPr="00AD30F8">
        <w:rPr>
          <w:rFonts w:ascii="Consolas" w:eastAsia="Times New Roman" w:hAnsi="Consolas"/>
          <w:color w:val="0E00FF"/>
          <w:kern w:val="0"/>
          <w:sz w:val="20"/>
          <w:szCs w:val="20"/>
          <w14:ligatures w14:val="none"/>
        </w:rPr>
        <w:t>...</w:t>
      </w:r>
    </w:p>
    <w:p w14:paraId="52E1F27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389, 10.89, 664, 22.6, 2.45, 0.933, 64.1, 595.4, 345];</w:t>
      </w:r>
    </w:p>
    <w:p w14:paraId="411FA954"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76AFDD25"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Linear Interpolation Values</w:t>
      </w:r>
    </w:p>
    <w:p w14:paraId="53C3C848"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T_c_low</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T_c_up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mu_c_low</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mu_c_up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k_c_low</w:t>
      </w:r>
      <w:proofErr w:type="spellEnd"/>
      <w:r w:rsidRPr="00AD30F8">
        <w:rPr>
          <w:rFonts w:ascii="Consolas" w:eastAsia="Times New Roman" w:hAnsi="Consolas"/>
          <w:kern w:val="0"/>
          <w:sz w:val="20"/>
          <w:szCs w:val="20"/>
          <w14:ligatures w14:val="none"/>
        </w:rPr>
        <w:t xml:space="preserve"> = 0;</w:t>
      </w:r>
      <w:r w:rsidRPr="00AD30F8">
        <w:rPr>
          <w:rFonts w:ascii="Consolas" w:eastAsia="Times New Roman" w:hAnsi="Consolas"/>
          <w:color w:val="0E00FF"/>
          <w:kern w:val="0"/>
          <w:sz w:val="20"/>
          <w:szCs w:val="20"/>
          <w14:ligatures w14:val="none"/>
        </w:rPr>
        <w:t>...</w:t>
      </w:r>
    </w:p>
    <w:p w14:paraId="18E7451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k_c_up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Pr_c_low</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Pr_c_up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C_c_up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C_c_low</w:t>
      </w:r>
      <w:proofErr w:type="spellEnd"/>
      <w:r w:rsidRPr="00AD30F8">
        <w:rPr>
          <w:rFonts w:ascii="Consolas" w:eastAsia="Times New Roman" w:hAnsi="Consolas"/>
          <w:kern w:val="0"/>
          <w:sz w:val="20"/>
          <w:szCs w:val="20"/>
          <w14:ligatures w14:val="none"/>
        </w:rPr>
        <w:t xml:space="preserve"> = 0;</w:t>
      </w:r>
    </w:p>
    <w:p w14:paraId="7B52D33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mu_h_low</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mu_h_up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k_h_low</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k_h_up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Pr_h_low</w:t>
      </w:r>
      <w:proofErr w:type="spellEnd"/>
      <w:r w:rsidRPr="00AD30F8">
        <w:rPr>
          <w:rFonts w:ascii="Consolas" w:eastAsia="Times New Roman" w:hAnsi="Consolas"/>
          <w:kern w:val="0"/>
          <w:sz w:val="20"/>
          <w:szCs w:val="20"/>
          <w14:ligatures w14:val="none"/>
        </w:rPr>
        <w:t xml:space="preserve"> = 0;</w:t>
      </w:r>
      <w:r w:rsidRPr="00AD30F8">
        <w:rPr>
          <w:rFonts w:ascii="Consolas" w:eastAsia="Times New Roman" w:hAnsi="Consolas"/>
          <w:color w:val="0E00FF"/>
          <w:kern w:val="0"/>
          <w:sz w:val="20"/>
          <w:szCs w:val="20"/>
          <w14:ligatures w14:val="none"/>
        </w:rPr>
        <w:t>...</w:t>
      </w:r>
    </w:p>
    <w:p w14:paraId="337D6D26"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Pr_h_up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C_h_up</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C_h_low</w:t>
      </w:r>
      <w:proofErr w:type="spellEnd"/>
      <w:r w:rsidRPr="00AD30F8">
        <w:rPr>
          <w:rFonts w:ascii="Consolas" w:eastAsia="Times New Roman" w:hAnsi="Consolas"/>
          <w:kern w:val="0"/>
          <w:sz w:val="20"/>
          <w:szCs w:val="20"/>
          <w14:ligatures w14:val="none"/>
        </w:rPr>
        <w:t xml:space="preserve"> = 0;</w:t>
      </w:r>
    </w:p>
    <w:p w14:paraId="6DD11D00"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k_cu_low</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k_cu_up</w:t>
      </w:r>
      <w:proofErr w:type="spellEnd"/>
      <w:r w:rsidRPr="00AD30F8">
        <w:rPr>
          <w:rFonts w:ascii="Consolas" w:eastAsia="Times New Roman" w:hAnsi="Consolas"/>
          <w:kern w:val="0"/>
          <w:sz w:val="20"/>
          <w:szCs w:val="20"/>
          <w14:ligatures w14:val="none"/>
        </w:rPr>
        <w:t xml:space="preserve"> = 0;</w:t>
      </w:r>
    </w:p>
    <w:p w14:paraId="0A526CCF"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rho_c</w:t>
      </w:r>
      <w:proofErr w:type="spellEnd"/>
      <w:r w:rsidRPr="00AD30F8">
        <w:rPr>
          <w:rFonts w:ascii="Consolas" w:eastAsia="Times New Roman" w:hAnsi="Consolas"/>
          <w:kern w:val="0"/>
          <w:sz w:val="20"/>
          <w:szCs w:val="20"/>
          <w14:ligatures w14:val="none"/>
        </w:rPr>
        <w:t xml:space="preserve"> = 0; </w:t>
      </w:r>
      <w:proofErr w:type="spellStart"/>
      <w:r w:rsidRPr="00AD30F8">
        <w:rPr>
          <w:rFonts w:ascii="Consolas" w:eastAsia="Times New Roman" w:hAnsi="Consolas"/>
          <w:kern w:val="0"/>
          <w:sz w:val="20"/>
          <w:szCs w:val="20"/>
          <w14:ligatures w14:val="none"/>
        </w:rPr>
        <w:t>rho_h</w:t>
      </w:r>
      <w:proofErr w:type="spellEnd"/>
      <w:r w:rsidRPr="00AD30F8">
        <w:rPr>
          <w:rFonts w:ascii="Consolas" w:eastAsia="Times New Roman" w:hAnsi="Consolas"/>
          <w:kern w:val="0"/>
          <w:sz w:val="20"/>
          <w:szCs w:val="20"/>
          <w14:ligatures w14:val="none"/>
        </w:rPr>
        <w:t xml:space="preserve"> = 0;</w:t>
      </w:r>
    </w:p>
    <w:p w14:paraId="1724F294"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for </w:t>
      </w:r>
      <w:r w:rsidRPr="00AD30F8">
        <w:rPr>
          <w:rFonts w:ascii="Consolas" w:eastAsia="Times New Roman" w:hAnsi="Consolas"/>
          <w:kern w:val="0"/>
          <w:sz w:val="20"/>
          <w:szCs w:val="20"/>
          <w14:ligatures w14:val="none"/>
        </w:rPr>
        <w:t>i = 1:16</w:t>
      </w:r>
    </w:p>
    <w:p w14:paraId="7F7AE623"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08013"/>
          <w:kern w:val="0"/>
          <w:sz w:val="20"/>
          <w:szCs w:val="20"/>
          <w14:ligatures w14:val="none"/>
        </w:rPr>
        <w:t>% Cold Values</w:t>
      </w:r>
    </w:p>
    <w:p w14:paraId="28DBCCC5"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 xml:space="preserve">if </w:t>
      </w:r>
      <w:r w:rsidRPr="00AD30F8">
        <w:rPr>
          <w:rFonts w:ascii="Consolas" w:eastAsia="Times New Roman" w:hAnsi="Consolas"/>
          <w:kern w:val="0"/>
          <w:sz w:val="20"/>
          <w:szCs w:val="20"/>
          <w14:ligatures w14:val="none"/>
        </w:rPr>
        <w:t>abs(</w:t>
      </w:r>
      <w:proofErr w:type="spellStart"/>
      <w:r w:rsidRPr="00AD30F8">
        <w:rPr>
          <w:rFonts w:ascii="Consolas" w:eastAsia="Times New Roman" w:hAnsi="Consolas"/>
          <w:kern w:val="0"/>
          <w:sz w:val="20"/>
          <w:szCs w:val="20"/>
          <w14:ligatures w14:val="none"/>
        </w:rPr>
        <w:t>TcK-thermo_prop</w:t>
      </w:r>
      <w:proofErr w:type="spellEnd"/>
      <w:r w:rsidRPr="00AD30F8">
        <w:rPr>
          <w:rFonts w:ascii="Consolas" w:eastAsia="Times New Roman" w:hAnsi="Consolas"/>
          <w:kern w:val="0"/>
          <w:sz w:val="20"/>
          <w:szCs w:val="20"/>
          <w14:ligatures w14:val="none"/>
        </w:rPr>
        <w:t>(i,1)) &lt;= 5</w:t>
      </w:r>
    </w:p>
    <w:p w14:paraId="134B6561"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08013"/>
          <w:kern w:val="0"/>
          <w:sz w:val="20"/>
          <w:szCs w:val="20"/>
          <w14:ligatures w14:val="none"/>
        </w:rPr>
        <w:t>% x = value, y = temperature</w:t>
      </w:r>
    </w:p>
    <w:p w14:paraId="4E7CFC7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 xml:space="preserve">if </w:t>
      </w:r>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TcK-thermo_prop</w:t>
      </w:r>
      <w:proofErr w:type="spellEnd"/>
      <w:r w:rsidRPr="00AD30F8">
        <w:rPr>
          <w:rFonts w:ascii="Consolas" w:eastAsia="Times New Roman" w:hAnsi="Consolas"/>
          <w:kern w:val="0"/>
          <w:sz w:val="20"/>
          <w:szCs w:val="20"/>
          <w14:ligatures w14:val="none"/>
        </w:rPr>
        <w:t xml:space="preserve">(i,1)) &gt; 0 </w:t>
      </w:r>
    </w:p>
    <w:p w14:paraId="2BEE9DAD"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08013"/>
          <w:kern w:val="0"/>
          <w:sz w:val="20"/>
          <w:szCs w:val="20"/>
          <w14:ligatures w14:val="none"/>
        </w:rPr>
        <w:t>% lower values</w:t>
      </w:r>
    </w:p>
    <w:p w14:paraId="7C23C904"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T_c_low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w:t>
      </w:r>
    </w:p>
    <w:p w14:paraId="03E39020"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mu_c_low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(i,8);</w:t>
      </w:r>
    </w:p>
    <w:p w14:paraId="4C1CBDDE"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k_c_low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(i,10);</w:t>
      </w:r>
    </w:p>
    <w:p w14:paraId="05ACC7DE"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Pr_c_low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(i,12);</w:t>
      </w:r>
    </w:p>
    <w:p w14:paraId="507C376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C_c_low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(i,6);</w:t>
      </w:r>
    </w:p>
    <w:p w14:paraId="4867887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rho_c_low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(i,3);</w:t>
      </w:r>
    </w:p>
    <w:p w14:paraId="46EB5A0E"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else</w:t>
      </w:r>
    </w:p>
    <w:p w14:paraId="4DEAAB98"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08013"/>
          <w:kern w:val="0"/>
          <w:sz w:val="20"/>
          <w:szCs w:val="20"/>
          <w14:ligatures w14:val="none"/>
        </w:rPr>
        <w:t>% upper values</w:t>
      </w:r>
    </w:p>
    <w:p w14:paraId="3EC5BE43"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lastRenderedPageBreak/>
        <w:t xml:space="preserve">            </w:t>
      </w:r>
      <w:proofErr w:type="spellStart"/>
      <w:r w:rsidRPr="00AD30F8">
        <w:rPr>
          <w:rFonts w:ascii="Consolas" w:eastAsia="Times New Roman" w:hAnsi="Consolas"/>
          <w:kern w:val="0"/>
          <w:sz w:val="20"/>
          <w:szCs w:val="20"/>
          <w14:ligatures w14:val="none"/>
        </w:rPr>
        <w:t>T_c_up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w:t>
      </w:r>
    </w:p>
    <w:p w14:paraId="4320D43A"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mu_c_up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(i,8);</w:t>
      </w:r>
    </w:p>
    <w:p w14:paraId="5D7A7E46"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k_c_up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(i,10);</w:t>
      </w:r>
    </w:p>
    <w:p w14:paraId="3F4B2F0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Pr_c_up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(i,12);</w:t>
      </w:r>
    </w:p>
    <w:p w14:paraId="4257F31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C_c_up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(i,6);</w:t>
      </w:r>
    </w:p>
    <w:p w14:paraId="43158123"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rho_c_up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(i,3);</w:t>
      </w:r>
    </w:p>
    <w:p w14:paraId="2B07F601"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end</w:t>
      </w:r>
    </w:p>
    <w:p w14:paraId="6B75597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end</w:t>
      </w:r>
    </w:p>
    <w:p w14:paraId="0FF6AAB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08013"/>
          <w:kern w:val="0"/>
          <w:sz w:val="20"/>
          <w:szCs w:val="20"/>
          <w14:ligatures w14:val="none"/>
        </w:rPr>
        <w:t>% Hot Values</w:t>
      </w:r>
    </w:p>
    <w:p w14:paraId="04FFD8A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 xml:space="preserve">if </w:t>
      </w:r>
      <w:r w:rsidRPr="00AD30F8">
        <w:rPr>
          <w:rFonts w:ascii="Consolas" w:eastAsia="Times New Roman" w:hAnsi="Consolas"/>
          <w:kern w:val="0"/>
          <w:sz w:val="20"/>
          <w:szCs w:val="20"/>
          <w14:ligatures w14:val="none"/>
        </w:rPr>
        <w:t>abs(</w:t>
      </w:r>
      <w:proofErr w:type="spellStart"/>
      <w:r w:rsidRPr="00AD30F8">
        <w:rPr>
          <w:rFonts w:ascii="Consolas" w:eastAsia="Times New Roman" w:hAnsi="Consolas"/>
          <w:kern w:val="0"/>
          <w:sz w:val="20"/>
          <w:szCs w:val="20"/>
          <w14:ligatures w14:val="none"/>
        </w:rPr>
        <w:t>ThK-thermo_prop</w:t>
      </w:r>
      <w:proofErr w:type="spellEnd"/>
      <w:r w:rsidRPr="00AD30F8">
        <w:rPr>
          <w:rFonts w:ascii="Consolas" w:eastAsia="Times New Roman" w:hAnsi="Consolas"/>
          <w:kern w:val="0"/>
          <w:sz w:val="20"/>
          <w:szCs w:val="20"/>
          <w14:ligatures w14:val="none"/>
        </w:rPr>
        <w:t>(i,1)) &lt;= 5</w:t>
      </w:r>
    </w:p>
    <w:p w14:paraId="6627D5B6"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08013"/>
          <w:kern w:val="0"/>
          <w:sz w:val="20"/>
          <w:szCs w:val="20"/>
          <w14:ligatures w14:val="none"/>
        </w:rPr>
        <w:t>% x = value, y = temperature</w:t>
      </w:r>
    </w:p>
    <w:p w14:paraId="213E8CCC"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 xml:space="preserve">if </w:t>
      </w:r>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ThK-thermo_prop</w:t>
      </w:r>
      <w:proofErr w:type="spellEnd"/>
      <w:r w:rsidRPr="00AD30F8">
        <w:rPr>
          <w:rFonts w:ascii="Consolas" w:eastAsia="Times New Roman" w:hAnsi="Consolas"/>
          <w:kern w:val="0"/>
          <w:sz w:val="20"/>
          <w:szCs w:val="20"/>
          <w14:ligatures w14:val="none"/>
        </w:rPr>
        <w:t xml:space="preserve">(i,1)) &gt; 0 </w:t>
      </w:r>
    </w:p>
    <w:p w14:paraId="77AC343D"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08013"/>
          <w:kern w:val="0"/>
          <w:sz w:val="20"/>
          <w:szCs w:val="20"/>
          <w14:ligatures w14:val="none"/>
        </w:rPr>
        <w:t>% lower values</w:t>
      </w:r>
    </w:p>
    <w:p w14:paraId="245D08F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T_h_low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w:t>
      </w:r>
    </w:p>
    <w:p w14:paraId="202DA880"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mu_h_low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(i,8);</w:t>
      </w:r>
    </w:p>
    <w:p w14:paraId="12A5F5E4"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k_h_low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(i,10);</w:t>
      </w:r>
    </w:p>
    <w:p w14:paraId="03D6F8E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Pr_h_low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(i,12);</w:t>
      </w:r>
    </w:p>
    <w:p w14:paraId="691898C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C_h_low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(i,6);</w:t>
      </w:r>
    </w:p>
    <w:p w14:paraId="6FA9EDB8"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rho_h_low</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(i,3);</w:t>
      </w:r>
    </w:p>
    <w:p w14:paraId="6511AD78"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else</w:t>
      </w:r>
    </w:p>
    <w:p w14:paraId="7238B7B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08013"/>
          <w:kern w:val="0"/>
          <w:sz w:val="20"/>
          <w:szCs w:val="20"/>
          <w14:ligatures w14:val="none"/>
        </w:rPr>
        <w:t>% upper values</w:t>
      </w:r>
    </w:p>
    <w:p w14:paraId="04ED19F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T_h_up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w:t>
      </w:r>
    </w:p>
    <w:p w14:paraId="1709BF9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mu_h_up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(i,8);</w:t>
      </w:r>
    </w:p>
    <w:p w14:paraId="6C08F4A6"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k_h_up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(i,10);</w:t>
      </w:r>
    </w:p>
    <w:p w14:paraId="2E9E85D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Pr_h_up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(i,12);</w:t>
      </w:r>
    </w:p>
    <w:p w14:paraId="1281FEA6"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C_h_up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(i,6);</w:t>
      </w:r>
    </w:p>
    <w:p w14:paraId="2012E2D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rho_h_up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thermo_prop</w:t>
      </w:r>
      <w:proofErr w:type="spellEnd"/>
      <w:r w:rsidRPr="00AD30F8">
        <w:rPr>
          <w:rFonts w:ascii="Consolas" w:eastAsia="Times New Roman" w:hAnsi="Consolas"/>
          <w:kern w:val="0"/>
          <w:sz w:val="20"/>
          <w:szCs w:val="20"/>
          <w14:ligatures w14:val="none"/>
        </w:rPr>
        <w:t>(i,3);</w:t>
      </w:r>
    </w:p>
    <w:p w14:paraId="0F956FA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end</w:t>
      </w:r>
    </w:p>
    <w:p w14:paraId="72EA3FAC"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color w:val="0E00FF"/>
          <w:kern w:val="0"/>
          <w:sz w:val="20"/>
          <w:szCs w:val="20"/>
          <w14:ligatures w14:val="none"/>
        </w:rPr>
        <w:t>end</w:t>
      </w:r>
    </w:p>
    <w:p w14:paraId="1F99A50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end</w:t>
      </w:r>
    </w:p>
    <w:p w14:paraId="645D5EB3"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6D06F2B5"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Cold Interpolations</w:t>
      </w:r>
    </w:p>
    <w:p w14:paraId="3E9A095B"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mu_c</w:t>
      </w:r>
      <w:proofErr w:type="spellEnd"/>
      <w:r w:rsidRPr="00AD30F8">
        <w:rPr>
          <w:rFonts w:ascii="Consolas" w:eastAsia="Times New Roman" w:hAnsi="Consolas"/>
          <w:kern w:val="0"/>
          <w:sz w:val="20"/>
          <w:szCs w:val="20"/>
          <w14:ligatures w14:val="none"/>
        </w:rPr>
        <w:t xml:space="preserve"> = ((((TcK-T_c_up)*(mu_c_low-mu_c_up))/(T_c_low-T_c_up))+mu_c_up)*10^-6; </w:t>
      </w:r>
      <w:r w:rsidRPr="00AD30F8">
        <w:rPr>
          <w:rFonts w:ascii="Consolas" w:eastAsia="Times New Roman" w:hAnsi="Consolas"/>
          <w:color w:val="008013"/>
          <w:kern w:val="0"/>
          <w:sz w:val="20"/>
          <w:szCs w:val="20"/>
          <w14:ligatures w14:val="none"/>
        </w:rPr>
        <w:t>% N · s/m2</w:t>
      </w:r>
    </w:p>
    <w:p w14:paraId="3665CEC9"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k_c</w:t>
      </w:r>
      <w:proofErr w:type="spellEnd"/>
      <w:r w:rsidRPr="00AD30F8">
        <w:rPr>
          <w:rFonts w:ascii="Consolas" w:eastAsia="Times New Roman" w:hAnsi="Consolas"/>
          <w:kern w:val="0"/>
          <w:sz w:val="20"/>
          <w:szCs w:val="20"/>
          <w14:ligatures w14:val="none"/>
        </w:rPr>
        <w:t xml:space="preserve"> = ((((TcK-T_c_up)*(k_c_low-k_c_up))/(T_c_low-T_c_up))+k_c_up)*10^-3; </w:t>
      </w:r>
      <w:r w:rsidRPr="00AD30F8">
        <w:rPr>
          <w:rFonts w:ascii="Consolas" w:eastAsia="Times New Roman" w:hAnsi="Consolas"/>
          <w:color w:val="008013"/>
          <w:kern w:val="0"/>
          <w:sz w:val="20"/>
          <w:szCs w:val="20"/>
          <w14:ligatures w14:val="none"/>
        </w:rPr>
        <w:t>% W/m · K</w:t>
      </w:r>
    </w:p>
    <w:p w14:paraId="7ABACFFB"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Pr_c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TcK-T_c_up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Pr_c_low-Pr_c_up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T_c_low-T_c_up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Pr_c_up</w:t>
      </w:r>
      <w:proofErr w:type="spellEnd"/>
      <w:r w:rsidRPr="00AD30F8">
        <w:rPr>
          <w:rFonts w:ascii="Consolas" w:eastAsia="Times New Roman" w:hAnsi="Consolas"/>
          <w:kern w:val="0"/>
          <w:sz w:val="20"/>
          <w:szCs w:val="20"/>
          <w14:ligatures w14:val="none"/>
        </w:rPr>
        <w:t>;</w:t>
      </w:r>
    </w:p>
    <w:p w14:paraId="6BC9BDA7"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c_c</w:t>
      </w:r>
      <w:proofErr w:type="spellEnd"/>
      <w:r w:rsidRPr="00AD30F8">
        <w:rPr>
          <w:rFonts w:ascii="Consolas" w:eastAsia="Times New Roman" w:hAnsi="Consolas"/>
          <w:kern w:val="0"/>
          <w:sz w:val="20"/>
          <w:szCs w:val="20"/>
          <w14:ligatures w14:val="none"/>
        </w:rPr>
        <w:t xml:space="preserve"> = ((((TcK-T_c_up)*(C_c_low-C_c_up))/(T_c_low-T_c_up))+C_c_up)*1000; </w:t>
      </w:r>
      <w:r w:rsidRPr="00AD30F8">
        <w:rPr>
          <w:rFonts w:ascii="Consolas" w:eastAsia="Times New Roman" w:hAnsi="Consolas"/>
          <w:color w:val="008013"/>
          <w:kern w:val="0"/>
          <w:sz w:val="20"/>
          <w:szCs w:val="20"/>
          <w14:ligatures w14:val="none"/>
        </w:rPr>
        <w:t>% J/kg · K</w:t>
      </w:r>
    </w:p>
    <w:p w14:paraId="357D980B"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rho_c</w:t>
      </w:r>
      <w:proofErr w:type="spellEnd"/>
      <w:r w:rsidRPr="00AD30F8">
        <w:rPr>
          <w:rFonts w:ascii="Consolas" w:eastAsia="Times New Roman" w:hAnsi="Consolas"/>
          <w:kern w:val="0"/>
          <w:sz w:val="20"/>
          <w:szCs w:val="20"/>
          <w14:ligatures w14:val="none"/>
        </w:rPr>
        <w:t xml:space="preserve"> = 1/(((((TcK-T_c_up)*(rho_c_low-rho_c_up))/(rho_c_low-T_c_up))+rho_c_up)*10^-3); </w:t>
      </w:r>
      <w:r w:rsidRPr="00AD30F8">
        <w:rPr>
          <w:rFonts w:ascii="Consolas" w:eastAsia="Times New Roman" w:hAnsi="Consolas"/>
          <w:color w:val="008013"/>
          <w:kern w:val="0"/>
          <w:sz w:val="20"/>
          <w:szCs w:val="20"/>
          <w14:ligatures w14:val="none"/>
        </w:rPr>
        <w:t>% kg/m^3</w:t>
      </w:r>
    </w:p>
    <w:p w14:paraId="2E3EB8E3"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37479C9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Hot Interpolations</w:t>
      </w:r>
    </w:p>
    <w:p w14:paraId="514FAC5E"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mu_h</w:t>
      </w:r>
      <w:proofErr w:type="spellEnd"/>
      <w:r w:rsidRPr="00AD30F8">
        <w:rPr>
          <w:rFonts w:ascii="Consolas" w:eastAsia="Times New Roman" w:hAnsi="Consolas"/>
          <w:kern w:val="0"/>
          <w:sz w:val="20"/>
          <w:szCs w:val="20"/>
          <w14:ligatures w14:val="none"/>
        </w:rPr>
        <w:t xml:space="preserve"> = ((((ThK-T_h_up)*(mu_h_low-mu_h_up))/(T_h_low-T_h_up))+mu_h_up)*10^-6; </w:t>
      </w:r>
      <w:r w:rsidRPr="00AD30F8">
        <w:rPr>
          <w:rFonts w:ascii="Consolas" w:eastAsia="Times New Roman" w:hAnsi="Consolas"/>
          <w:color w:val="008013"/>
          <w:kern w:val="0"/>
          <w:sz w:val="20"/>
          <w:szCs w:val="20"/>
          <w14:ligatures w14:val="none"/>
        </w:rPr>
        <w:t>% N · s/m2</w:t>
      </w:r>
    </w:p>
    <w:p w14:paraId="7894659E"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k_h</w:t>
      </w:r>
      <w:proofErr w:type="spellEnd"/>
      <w:r w:rsidRPr="00AD30F8">
        <w:rPr>
          <w:rFonts w:ascii="Consolas" w:eastAsia="Times New Roman" w:hAnsi="Consolas"/>
          <w:kern w:val="0"/>
          <w:sz w:val="20"/>
          <w:szCs w:val="20"/>
          <w14:ligatures w14:val="none"/>
        </w:rPr>
        <w:t xml:space="preserve"> = ((((ThK-T_h_up)*(k_h_low-k_h_up))/(T_h_low-T_h_up))+k_h_up)*10^-3; </w:t>
      </w:r>
      <w:r w:rsidRPr="00AD30F8">
        <w:rPr>
          <w:rFonts w:ascii="Consolas" w:eastAsia="Times New Roman" w:hAnsi="Consolas"/>
          <w:color w:val="008013"/>
          <w:kern w:val="0"/>
          <w:sz w:val="20"/>
          <w:szCs w:val="20"/>
          <w14:ligatures w14:val="none"/>
        </w:rPr>
        <w:t>% W/m · K</w:t>
      </w:r>
    </w:p>
    <w:p w14:paraId="700B4592"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Pr_h</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ThK-T_h_up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Pr_h_low-Pr_h_up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T_h_low-T_h_up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Pr_h_up</w:t>
      </w:r>
      <w:proofErr w:type="spellEnd"/>
      <w:r w:rsidRPr="00AD30F8">
        <w:rPr>
          <w:rFonts w:ascii="Consolas" w:eastAsia="Times New Roman" w:hAnsi="Consolas"/>
          <w:kern w:val="0"/>
          <w:sz w:val="20"/>
          <w:szCs w:val="20"/>
          <w14:ligatures w14:val="none"/>
        </w:rPr>
        <w:t>;</w:t>
      </w:r>
    </w:p>
    <w:p w14:paraId="7B78F6E2"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c_h</w:t>
      </w:r>
      <w:proofErr w:type="spellEnd"/>
      <w:r w:rsidRPr="00AD30F8">
        <w:rPr>
          <w:rFonts w:ascii="Consolas" w:eastAsia="Times New Roman" w:hAnsi="Consolas"/>
          <w:kern w:val="0"/>
          <w:sz w:val="20"/>
          <w:szCs w:val="20"/>
          <w14:ligatures w14:val="none"/>
        </w:rPr>
        <w:t xml:space="preserve"> = ((((ThK-T_h_up)*(C_h_low-C_h_up))/(T_h_low-T_h_up))+C_h_up)*1000; </w:t>
      </w:r>
      <w:r w:rsidRPr="00AD30F8">
        <w:rPr>
          <w:rFonts w:ascii="Consolas" w:eastAsia="Times New Roman" w:hAnsi="Consolas"/>
          <w:color w:val="008013"/>
          <w:kern w:val="0"/>
          <w:sz w:val="20"/>
          <w:szCs w:val="20"/>
          <w14:ligatures w14:val="none"/>
        </w:rPr>
        <w:t>% J/kg · K</w:t>
      </w:r>
    </w:p>
    <w:p w14:paraId="6AA43E40"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rho_h</w:t>
      </w:r>
      <w:proofErr w:type="spellEnd"/>
      <w:r w:rsidRPr="00AD30F8">
        <w:rPr>
          <w:rFonts w:ascii="Consolas" w:eastAsia="Times New Roman" w:hAnsi="Consolas"/>
          <w:kern w:val="0"/>
          <w:sz w:val="20"/>
          <w:szCs w:val="20"/>
          <w14:ligatures w14:val="none"/>
        </w:rPr>
        <w:t xml:space="preserve"> = 1/(((((ThK-T_h_up)*(rho_h_low-rho_h_up))/(rho_h_low-T_c_up))+rho_h_up)*10^-3); </w:t>
      </w:r>
      <w:r w:rsidRPr="00AD30F8">
        <w:rPr>
          <w:rFonts w:ascii="Consolas" w:eastAsia="Times New Roman" w:hAnsi="Consolas"/>
          <w:color w:val="008013"/>
          <w:kern w:val="0"/>
          <w:sz w:val="20"/>
          <w:szCs w:val="20"/>
          <w14:ligatures w14:val="none"/>
        </w:rPr>
        <w:t>% kg/m^3</w:t>
      </w:r>
    </w:p>
    <w:p w14:paraId="39F50AB9"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08A91D26"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Calculated Constants</w:t>
      </w:r>
    </w:p>
    <w:p w14:paraId="5ACFE849"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750F1C2C"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xml:space="preserve">%%%%%%% the area of inner - outer </w:t>
      </w:r>
    </w:p>
    <w:p w14:paraId="5FB8B427"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v_c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m_c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rho_c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A_c</w:t>
      </w:r>
      <w:proofErr w:type="spellEnd"/>
      <w:r w:rsidRPr="00AD30F8">
        <w:rPr>
          <w:rFonts w:ascii="Consolas" w:eastAsia="Times New Roman" w:hAnsi="Consolas"/>
          <w:kern w:val="0"/>
          <w:sz w:val="20"/>
          <w:szCs w:val="20"/>
          <w14:ligatures w14:val="none"/>
        </w:rPr>
        <w:t>);</w:t>
      </w:r>
    </w:p>
    <w:p w14:paraId="4BE412DC"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v_h</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m_h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rho_h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A_h</w:t>
      </w:r>
      <w:proofErr w:type="spellEnd"/>
      <w:r w:rsidRPr="00AD30F8">
        <w:rPr>
          <w:rFonts w:ascii="Consolas" w:eastAsia="Times New Roman" w:hAnsi="Consolas"/>
          <w:kern w:val="0"/>
          <w:sz w:val="20"/>
          <w:szCs w:val="20"/>
          <w14:ligatures w14:val="none"/>
        </w:rPr>
        <w:t>);</w:t>
      </w:r>
    </w:p>
    <w:p w14:paraId="07B461D5"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2E19EF0A"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lastRenderedPageBreak/>
        <w:t>ReD_c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rho_c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v_c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D_c_hy</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mu_c</w:t>
      </w:r>
      <w:proofErr w:type="spellEnd"/>
      <w:r w:rsidRPr="00AD30F8">
        <w:rPr>
          <w:rFonts w:ascii="Consolas" w:eastAsia="Times New Roman" w:hAnsi="Consolas"/>
          <w:kern w:val="0"/>
          <w:sz w:val="20"/>
          <w:szCs w:val="20"/>
          <w14:ligatures w14:val="none"/>
        </w:rPr>
        <w:t>;</w:t>
      </w:r>
    </w:p>
    <w:p w14:paraId="33F41120"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ReD_h</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rho_h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v_h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D_h_i</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mu_h</w:t>
      </w:r>
      <w:proofErr w:type="spellEnd"/>
      <w:r w:rsidRPr="00AD30F8">
        <w:rPr>
          <w:rFonts w:ascii="Consolas" w:eastAsia="Times New Roman" w:hAnsi="Consolas"/>
          <w:kern w:val="0"/>
          <w:sz w:val="20"/>
          <w:szCs w:val="20"/>
          <w14:ligatures w14:val="none"/>
        </w:rPr>
        <w:t>;</w:t>
      </w:r>
    </w:p>
    <w:p w14:paraId="3541BED5"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3642D2C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xml:space="preserve">% </w:t>
      </w:r>
      <w:proofErr w:type="spellStart"/>
      <w:r w:rsidRPr="00AD30F8">
        <w:rPr>
          <w:rFonts w:ascii="Consolas" w:eastAsia="Times New Roman" w:hAnsi="Consolas"/>
          <w:color w:val="008013"/>
          <w:kern w:val="0"/>
          <w:sz w:val="20"/>
          <w:szCs w:val="20"/>
          <w14:ligatures w14:val="none"/>
        </w:rPr>
        <w:t>ReD_c</w:t>
      </w:r>
      <w:proofErr w:type="spellEnd"/>
      <w:r w:rsidRPr="00AD30F8">
        <w:rPr>
          <w:rFonts w:ascii="Consolas" w:eastAsia="Times New Roman" w:hAnsi="Consolas"/>
          <w:color w:val="008013"/>
          <w:kern w:val="0"/>
          <w:sz w:val="20"/>
          <w:szCs w:val="20"/>
          <w14:ligatures w14:val="none"/>
        </w:rPr>
        <w:t xml:space="preserve"> = (</w:t>
      </w:r>
      <w:proofErr w:type="spellStart"/>
      <w:r w:rsidRPr="00AD30F8">
        <w:rPr>
          <w:rFonts w:ascii="Consolas" w:eastAsia="Times New Roman" w:hAnsi="Consolas"/>
          <w:color w:val="008013"/>
          <w:kern w:val="0"/>
          <w:sz w:val="20"/>
          <w:szCs w:val="20"/>
          <w14:ligatures w14:val="none"/>
        </w:rPr>
        <w:t>m_c</w:t>
      </w:r>
      <w:proofErr w:type="spellEnd"/>
      <w:r w:rsidRPr="00AD30F8">
        <w:rPr>
          <w:rFonts w:ascii="Consolas" w:eastAsia="Times New Roman" w:hAnsi="Consolas"/>
          <w:color w:val="008013"/>
          <w:kern w:val="0"/>
          <w:sz w:val="20"/>
          <w:szCs w:val="20"/>
          <w14:ligatures w14:val="none"/>
        </w:rPr>
        <w:t>*(</w:t>
      </w:r>
      <w:proofErr w:type="spellStart"/>
      <w:r w:rsidRPr="00AD30F8">
        <w:rPr>
          <w:rFonts w:ascii="Consolas" w:eastAsia="Times New Roman" w:hAnsi="Consolas"/>
          <w:color w:val="008013"/>
          <w:kern w:val="0"/>
          <w:sz w:val="20"/>
          <w:szCs w:val="20"/>
          <w14:ligatures w14:val="none"/>
        </w:rPr>
        <w:t>D_c_i-D_h_o</w:t>
      </w:r>
      <w:proofErr w:type="spellEnd"/>
      <w:r w:rsidRPr="00AD30F8">
        <w:rPr>
          <w:rFonts w:ascii="Consolas" w:eastAsia="Times New Roman" w:hAnsi="Consolas"/>
          <w:color w:val="008013"/>
          <w:kern w:val="0"/>
          <w:sz w:val="20"/>
          <w:szCs w:val="20"/>
          <w14:ligatures w14:val="none"/>
        </w:rPr>
        <w:t>))/((pi()/4)*((D_c_i^2)-(D_h_o^2))*</w:t>
      </w:r>
      <w:proofErr w:type="spellStart"/>
      <w:r w:rsidRPr="00AD30F8">
        <w:rPr>
          <w:rFonts w:ascii="Consolas" w:eastAsia="Times New Roman" w:hAnsi="Consolas"/>
          <w:color w:val="008013"/>
          <w:kern w:val="0"/>
          <w:sz w:val="20"/>
          <w:szCs w:val="20"/>
          <w14:ligatures w14:val="none"/>
        </w:rPr>
        <w:t>mu_c</w:t>
      </w:r>
      <w:proofErr w:type="spellEnd"/>
      <w:r w:rsidRPr="00AD30F8">
        <w:rPr>
          <w:rFonts w:ascii="Consolas" w:eastAsia="Times New Roman" w:hAnsi="Consolas"/>
          <w:color w:val="008013"/>
          <w:kern w:val="0"/>
          <w:sz w:val="20"/>
          <w:szCs w:val="20"/>
          <w14:ligatures w14:val="none"/>
        </w:rPr>
        <w:t>);</w:t>
      </w:r>
    </w:p>
    <w:p w14:paraId="3C9D47F4"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xml:space="preserve">% </w:t>
      </w:r>
      <w:proofErr w:type="spellStart"/>
      <w:r w:rsidRPr="00AD30F8">
        <w:rPr>
          <w:rFonts w:ascii="Consolas" w:eastAsia="Times New Roman" w:hAnsi="Consolas"/>
          <w:color w:val="008013"/>
          <w:kern w:val="0"/>
          <w:sz w:val="20"/>
          <w:szCs w:val="20"/>
          <w14:ligatures w14:val="none"/>
        </w:rPr>
        <w:t>ReD_h</w:t>
      </w:r>
      <w:proofErr w:type="spellEnd"/>
      <w:r w:rsidRPr="00AD30F8">
        <w:rPr>
          <w:rFonts w:ascii="Consolas" w:eastAsia="Times New Roman" w:hAnsi="Consolas"/>
          <w:color w:val="008013"/>
          <w:kern w:val="0"/>
          <w:sz w:val="20"/>
          <w:szCs w:val="20"/>
          <w14:ligatures w14:val="none"/>
        </w:rPr>
        <w:t xml:space="preserve"> = (</w:t>
      </w:r>
      <w:proofErr w:type="spellStart"/>
      <w:r w:rsidRPr="00AD30F8">
        <w:rPr>
          <w:rFonts w:ascii="Consolas" w:eastAsia="Times New Roman" w:hAnsi="Consolas"/>
          <w:color w:val="008013"/>
          <w:kern w:val="0"/>
          <w:sz w:val="20"/>
          <w:szCs w:val="20"/>
          <w14:ligatures w14:val="none"/>
        </w:rPr>
        <w:t>m_h</w:t>
      </w:r>
      <w:proofErr w:type="spellEnd"/>
      <w:r w:rsidRPr="00AD30F8">
        <w:rPr>
          <w:rFonts w:ascii="Consolas" w:eastAsia="Times New Roman" w:hAnsi="Consolas"/>
          <w:color w:val="008013"/>
          <w:kern w:val="0"/>
          <w:sz w:val="20"/>
          <w:szCs w:val="20"/>
          <w14:ligatures w14:val="none"/>
        </w:rPr>
        <w:t>*4)/(pi()*</w:t>
      </w:r>
      <w:proofErr w:type="spellStart"/>
      <w:r w:rsidRPr="00AD30F8">
        <w:rPr>
          <w:rFonts w:ascii="Consolas" w:eastAsia="Times New Roman" w:hAnsi="Consolas"/>
          <w:color w:val="008013"/>
          <w:kern w:val="0"/>
          <w:sz w:val="20"/>
          <w:szCs w:val="20"/>
          <w14:ligatures w14:val="none"/>
        </w:rPr>
        <w:t>D_h_i</w:t>
      </w:r>
      <w:proofErr w:type="spellEnd"/>
      <w:r w:rsidRPr="00AD30F8">
        <w:rPr>
          <w:rFonts w:ascii="Consolas" w:eastAsia="Times New Roman" w:hAnsi="Consolas"/>
          <w:color w:val="008013"/>
          <w:kern w:val="0"/>
          <w:sz w:val="20"/>
          <w:szCs w:val="20"/>
          <w14:ligatures w14:val="none"/>
        </w:rPr>
        <w:t>*</w:t>
      </w:r>
      <w:proofErr w:type="spellStart"/>
      <w:r w:rsidRPr="00AD30F8">
        <w:rPr>
          <w:rFonts w:ascii="Consolas" w:eastAsia="Times New Roman" w:hAnsi="Consolas"/>
          <w:color w:val="008013"/>
          <w:kern w:val="0"/>
          <w:sz w:val="20"/>
          <w:szCs w:val="20"/>
          <w14:ligatures w14:val="none"/>
        </w:rPr>
        <w:t>mu_h</w:t>
      </w:r>
      <w:proofErr w:type="spellEnd"/>
      <w:r w:rsidRPr="00AD30F8">
        <w:rPr>
          <w:rFonts w:ascii="Consolas" w:eastAsia="Times New Roman" w:hAnsi="Consolas"/>
          <w:color w:val="008013"/>
          <w:kern w:val="0"/>
          <w:sz w:val="20"/>
          <w:szCs w:val="20"/>
          <w14:ligatures w14:val="none"/>
        </w:rPr>
        <w:t>);</w:t>
      </w:r>
    </w:p>
    <w:p w14:paraId="78DE3ACC"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0082982D"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f_h</w:t>
      </w:r>
      <w:proofErr w:type="spellEnd"/>
      <w:r w:rsidRPr="00AD30F8">
        <w:rPr>
          <w:rFonts w:ascii="Consolas" w:eastAsia="Times New Roman" w:hAnsi="Consolas"/>
          <w:kern w:val="0"/>
          <w:sz w:val="20"/>
          <w:szCs w:val="20"/>
          <w14:ligatures w14:val="none"/>
        </w:rPr>
        <w:t xml:space="preserve"> = (-1.8*log10(((eps/(3.7*</w:t>
      </w:r>
      <w:proofErr w:type="spellStart"/>
      <w:r w:rsidRPr="00AD30F8">
        <w:rPr>
          <w:rFonts w:ascii="Consolas" w:eastAsia="Times New Roman" w:hAnsi="Consolas"/>
          <w:kern w:val="0"/>
          <w:sz w:val="20"/>
          <w:szCs w:val="20"/>
          <w14:ligatures w14:val="none"/>
        </w:rPr>
        <w:t>D_h_i</w:t>
      </w:r>
      <w:proofErr w:type="spellEnd"/>
      <w:r w:rsidRPr="00AD30F8">
        <w:rPr>
          <w:rFonts w:ascii="Consolas" w:eastAsia="Times New Roman" w:hAnsi="Consolas"/>
          <w:kern w:val="0"/>
          <w:sz w:val="20"/>
          <w:szCs w:val="20"/>
          <w14:ligatures w14:val="none"/>
        </w:rPr>
        <w:t>))^1.11)+(6.9/</w:t>
      </w:r>
      <w:proofErr w:type="spellStart"/>
      <w:r w:rsidRPr="00AD30F8">
        <w:rPr>
          <w:rFonts w:ascii="Consolas" w:eastAsia="Times New Roman" w:hAnsi="Consolas"/>
          <w:kern w:val="0"/>
          <w:sz w:val="20"/>
          <w:szCs w:val="20"/>
          <w14:ligatures w14:val="none"/>
        </w:rPr>
        <w:t>ReD_h</w:t>
      </w:r>
      <w:proofErr w:type="spellEnd"/>
      <w:r w:rsidRPr="00AD30F8">
        <w:rPr>
          <w:rFonts w:ascii="Consolas" w:eastAsia="Times New Roman" w:hAnsi="Consolas"/>
          <w:kern w:val="0"/>
          <w:sz w:val="20"/>
          <w:szCs w:val="20"/>
          <w14:ligatures w14:val="none"/>
        </w:rPr>
        <w:t>)))^-2;</w:t>
      </w:r>
    </w:p>
    <w:p w14:paraId="2D14B7C3"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f_c</w:t>
      </w:r>
      <w:proofErr w:type="spellEnd"/>
      <w:r w:rsidRPr="00AD30F8">
        <w:rPr>
          <w:rFonts w:ascii="Consolas" w:eastAsia="Times New Roman" w:hAnsi="Consolas"/>
          <w:kern w:val="0"/>
          <w:sz w:val="20"/>
          <w:szCs w:val="20"/>
          <w14:ligatures w14:val="none"/>
        </w:rPr>
        <w:t xml:space="preserve"> = (-1.8*log10(((eps/(3.7*</w:t>
      </w:r>
      <w:proofErr w:type="spellStart"/>
      <w:r w:rsidRPr="00AD30F8">
        <w:rPr>
          <w:rFonts w:ascii="Consolas" w:eastAsia="Times New Roman" w:hAnsi="Consolas"/>
          <w:kern w:val="0"/>
          <w:sz w:val="20"/>
          <w:szCs w:val="20"/>
          <w14:ligatures w14:val="none"/>
        </w:rPr>
        <w:t>D_c_hy</w:t>
      </w:r>
      <w:proofErr w:type="spellEnd"/>
      <w:r w:rsidRPr="00AD30F8">
        <w:rPr>
          <w:rFonts w:ascii="Consolas" w:eastAsia="Times New Roman" w:hAnsi="Consolas"/>
          <w:kern w:val="0"/>
          <w:sz w:val="20"/>
          <w:szCs w:val="20"/>
          <w14:ligatures w14:val="none"/>
        </w:rPr>
        <w:t>))^1.11)+(6.9/</w:t>
      </w:r>
      <w:proofErr w:type="spellStart"/>
      <w:r w:rsidRPr="00AD30F8">
        <w:rPr>
          <w:rFonts w:ascii="Consolas" w:eastAsia="Times New Roman" w:hAnsi="Consolas"/>
          <w:kern w:val="0"/>
          <w:sz w:val="20"/>
          <w:szCs w:val="20"/>
          <w14:ligatures w14:val="none"/>
        </w:rPr>
        <w:t>ReD_c</w:t>
      </w:r>
      <w:proofErr w:type="spellEnd"/>
      <w:r w:rsidRPr="00AD30F8">
        <w:rPr>
          <w:rFonts w:ascii="Consolas" w:eastAsia="Times New Roman" w:hAnsi="Consolas"/>
          <w:kern w:val="0"/>
          <w:sz w:val="20"/>
          <w:szCs w:val="20"/>
          <w14:ligatures w14:val="none"/>
        </w:rPr>
        <w:t>)))^-2;</w:t>
      </w:r>
    </w:p>
    <w:p w14:paraId="0EDA7D46"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6F04A5B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NuD_h</w:t>
      </w:r>
      <w:proofErr w:type="spellEnd"/>
      <w:r w:rsidRPr="00AD30F8">
        <w:rPr>
          <w:rFonts w:ascii="Consolas" w:eastAsia="Times New Roman" w:hAnsi="Consolas"/>
          <w:kern w:val="0"/>
          <w:sz w:val="20"/>
          <w:szCs w:val="20"/>
          <w14:ligatures w14:val="none"/>
        </w:rPr>
        <w:t xml:space="preserve"> = ((f_h/8)*(ReD_h-1000)*Pr_h)/(1+(12.7*((f_h/8)^(1/2))*((Pr_h^(2/3))-1)));</w:t>
      </w:r>
    </w:p>
    <w:p w14:paraId="2055E696"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NuD_c</w:t>
      </w:r>
      <w:proofErr w:type="spellEnd"/>
      <w:r w:rsidRPr="00AD30F8">
        <w:rPr>
          <w:rFonts w:ascii="Consolas" w:eastAsia="Times New Roman" w:hAnsi="Consolas"/>
          <w:kern w:val="0"/>
          <w:sz w:val="20"/>
          <w:szCs w:val="20"/>
          <w14:ligatures w14:val="none"/>
        </w:rPr>
        <w:t xml:space="preserve"> = ((f_c/8)*(ReD_c-1000)*Pr_c)/(1+(12.7*((f_c/8)^(1/2))*((Pr_c^(2/3))-1)));</w:t>
      </w:r>
    </w:p>
    <w:p w14:paraId="1A7BD1D9"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1B2E4501"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xml:space="preserve">% </w:t>
      </w:r>
      <w:proofErr w:type="spellStart"/>
      <w:r w:rsidRPr="00AD30F8">
        <w:rPr>
          <w:rFonts w:ascii="Consolas" w:eastAsia="Times New Roman" w:hAnsi="Consolas"/>
          <w:color w:val="008013"/>
          <w:kern w:val="0"/>
          <w:sz w:val="20"/>
          <w:szCs w:val="20"/>
          <w14:ligatures w14:val="none"/>
        </w:rPr>
        <w:t>NuD_c</w:t>
      </w:r>
      <w:proofErr w:type="spellEnd"/>
      <w:r w:rsidRPr="00AD30F8">
        <w:rPr>
          <w:rFonts w:ascii="Consolas" w:eastAsia="Times New Roman" w:hAnsi="Consolas"/>
          <w:color w:val="008013"/>
          <w:kern w:val="0"/>
          <w:sz w:val="20"/>
          <w:szCs w:val="20"/>
          <w14:ligatures w14:val="none"/>
        </w:rPr>
        <w:t xml:space="preserve"> = 0.023*(ReD_c^0.8)*(Pr_c^0.4); % cold water is getting heated </w:t>
      </w:r>
    </w:p>
    <w:p w14:paraId="591A02AA"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xml:space="preserve">% </w:t>
      </w:r>
      <w:proofErr w:type="spellStart"/>
      <w:r w:rsidRPr="00AD30F8">
        <w:rPr>
          <w:rFonts w:ascii="Consolas" w:eastAsia="Times New Roman" w:hAnsi="Consolas"/>
          <w:color w:val="008013"/>
          <w:kern w:val="0"/>
          <w:sz w:val="20"/>
          <w:szCs w:val="20"/>
          <w14:ligatures w14:val="none"/>
        </w:rPr>
        <w:t>NuD_h</w:t>
      </w:r>
      <w:proofErr w:type="spellEnd"/>
      <w:r w:rsidRPr="00AD30F8">
        <w:rPr>
          <w:rFonts w:ascii="Consolas" w:eastAsia="Times New Roman" w:hAnsi="Consolas"/>
          <w:color w:val="008013"/>
          <w:kern w:val="0"/>
          <w:sz w:val="20"/>
          <w:szCs w:val="20"/>
          <w14:ligatures w14:val="none"/>
        </w:rPr>
        <w:t xml:space="preserve"> = 0.023*(ReD_h^0.8)*(Pr_h^0.3); % hot water is getting cooled</w:t>
      </w:r>
    </w:p>
    <w:p w14:paraId="55E522A7"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526F33EA"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h_h</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k_h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NuD_h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D_h_i</w:t>
      </w:r>
      <w:proofErr w:type="spellEnd"/>
      <w:r w:rsidRPr="00AD30F8">
        <w:rPr>
          <w:rFonts w:ascii="Consolas" w:eastAsia="Times New Roman" w:hAnsi="Consolas"/>
          <w:kern w:val="0"/>
          <w:sz w:val="20"/>
          <w:szCs w:val="20"/>
          <w14:ligatures w14:val="none"/>
        </w:rPr>
        <w:t>;</w:t>
      </w:r>
    </w:p>
    <w:p w14:paraId="0F276A48"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h_c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k_c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NuD_c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D_c_hy</w:t>
      </w:r>
      <w:proofErr w:type="spellEnd"/>
      <w:r w:rsidRPr="00AD30F8">
        <w:rPr>
          <w:rFonts w:ascii="Consolas" w:eastAsia="Times New Roman" w:hAnsi="Consolas"/>
          <w:kern w:val="0"/>
          <w:sz w:val="20"/>
          <w:szCs w:val="20"/>
          <w14:ligatures w14:val="none"/>
        </w:rPr>
        <w:t>);</w:t>
      </w:r>
    </w:p>
    <w:p w14:paraId="76251090"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06F95E4D"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U = 1/(((1/h_h)+(log(D_h_o/D_h_i)/(2*pi()*L*k_cu))+(1/(h_c))+(log(D_c_o/D_c_i)/(2*pi()*L*k_cu))));</w:t>
      </w:r>
    </w:p>
    <w:p w14:paraId="27A3585C"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40819797"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C_h</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c_h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m_h</w:t>
      </w:r>
      <w:proofErr w:type="spellEnd"/>
      <w:r w:rsidRPr="00AD30F8">
        <w:rPr>
          <w:rFonts w:ascii="Consolas" w:eastAsia="Times New Roman" w:hAnsi="Consolas"/>
          <w:kern w:val="0"/>
          <w:sz w:val="20"/>
          <w:szCs w:val="20"/>
          <w14:ligatures w14:val="none"/>
        </w:rPr>
        <w:t>;</w:t>
      </w:r>
    </w:p>
    <w:p w14:paraId="46A15159"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C_c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c_c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m_c</w:t>
      </w:r>
      <w:proofErr w:type="spellEnd"/>
      <w:r w:rsidRPr="00AD30F8">
        <w:rPr>
          <w:rFonts w:ascii="Consolas" w:eastAsia="Times New Roman" w:hAnsi="Consolas"/>
          <w:kern w:val="0"/>
          <w:sz w:val="20"/>
          <w:szCs w:val="20"/>
          <w14:ligatures w14:val="none"/>
        </w:rPr>
        <w:t>;</w:t>
      </w:r>
    </w:p>
    <w:p w14:paraId="35BAA6D6"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549F41F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if </w:t>
      </w:r>
      <w:proofErr w:type="spellStart"/>
      <w:r w:rsidRPr="00AD30F8">
        <w:rPr>
          <w:rFonts w:ascii="Consolas" w:eastAsia="Times New Roman" w:hAnsi="Consolas"/>
          <w:kern w:val="0"/>
          <w:sz w:val="20"/>
          <w:szCs w:val="20"/>
          <w14:ligatures w14:val="none"/>
        </w:rPr>
        <w:t>C_c</w:t>
      </w:r>
      <w:proofErr w:type="spellEnd"/>
      <w:r w:rsidRPr="00AD30F8">
        <w:rPr>
          <w:rFonts w:ascii="Consolas" w:eastAsia="Times New Roman" w:hAnsi="Consolas"/>
          <w:kern w:val="0"/>
          <w:sz w:val="20"/>
          <w:szCs w:val="20"/>
          <w14:ligatures w14:val="none"/>
        </w:rPr>
        <w:t xml:space="preserve"> &lt; C_h</w:t>
      </w:r>
    </w:p>
    <w:p w14:paraId="7CB2CC50"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C_min</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C_c</w:t>
      </w:r>
      <w:proofErr w:type="spellEnd"/>
      <w:r w:rsidRPr="00AD30F8">
        <w:rPr>
          <w:rFonts w:ascii="Consolas" w:eastAsia="Times New Roman" w:hAnsi="Consolas"/>
          <w:kern w:val="0"/>
          <w:sz w:val="20"/>
          <w:szCs w:val="20"/>
          <w14:ligatures w14:val="none"/>
        </w:rPr>
        <w:t>;</w:t>
      </w:r>
    </w:p>
    <w:p w14:paraId="7255179D"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C_max</w:t>
      </w:r>
      <w:proofErr w:type="spellEnd"/>
      <w:r w:rsidRPr="00AD30F8">
        <w:rPr>
          <w:rFonts w:ascii="Consolas" w:eastAsia="Times New Roman" w:hAnsi="Consolas"/>
          <w:kern w:val="0"/>
          <w:sz w:val="20"/>
          <w:szCs w:val="20"/>
          <w14:ligatures w14:val="none"/>
        </w:rPr>
        <w:t xml:space="preserve"> = C_h;</w:t>
      </w:r>
    </w:p>
    <w:p w14:paraId="4577DA4C"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else</w:t>
      </w:r>
    </w:p>
    <w:p w14:paraId="21FE5D9E"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C_min</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C_h</w:t>
      </w:r>
      <w:proofErr w:type="spellEnd"/>
      <w:r w:rsidRPr="00AD30F8">
        <w:rPr>
          <w:rFonts w:ascii="Consolas" w:eastAsia="Times New Roman" w:hAnsi="Consolas"/>
          <w:kern w:val="0"/>
          <w:sz w:val="20"/>
          <w:szCs w:val="20"/>
          <w14:ligatures w14:val="none"/>
        </w:rPr>
        <w:t>;</w:t>
      </w:r>
    </w:p>
    <w:p w14:paraId="365A3F3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C_max</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C_c</w:t>
      </w:r>
      <w:proofErr w:type="spellEnd"/>
      <w:r w:rsidRPr="00AD30F8">
        <w:rPr>
          <w:rFonts w:ascii="Consolas" w:eastAsia="Times New Roman" w:hAnsi="Consolas"/>
          <w:kern w:val="0"/>
          <w:sz w:val="20"/>
          <w:szCs w:val="20"/>
          <w14:ligatures w14:val="none"/>
        </w:rPr>
        <w:t>;</w:t>
      </w:r>
    </w:p>
    <w:p w14:paraId="3F388330"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end</w:t>
      </w:r>
    </w:p>
    <w:p w14:paraId="760DB096"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063C56C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C_r</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C_min</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C_max</w:t>
      </w:r>
      <w:proofErr w:type="spellEnd"/>
      <w:r w:rsidRPr="00AD30F8">
        <w:rPr>
          <w:rFonts w:ascii="Consolas" w:eastAsia="Times New Roman" w:hAnsi="Consolas"/>
          <w:kern w:val="0"/>
          <w:sz w:val="20"/>
          <w:szCs w:val="20"/>
          <w14:ligatures w14:val="none"/>
        </w:rPr>
        <w:t>;</w:t>
      </w:r>
    </w:p>
    <w:p w14:paraId="53D962D0"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55B09596"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lang w:val="es-MX"/>
          <w14:ligatures w14:val="none"/>
        </w:rPr>
        <w:t>NTU = (U*(pi()*D_c_o*L))/C_min;</w:t>
      </w:r>
    </w:p>
    <w:p w14:paraId="72677507"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p>
    <w:p w14:paraId="06019012"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q_max</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C_min</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T_h_i-T_c_i</w:t>
      </w:r>
      <w:proofErr w:type="spellEnd"/>
      <w:r w:rsidRPr="00AD30F8">
        <w:rPr>
          <w:rFonts w:ascii="Consolas" w:eastAsia="Times New Roman" w:hAnsi="Consolas"/>
          <w:kern w:val="0"/>
          <w:sz w:val="20"/>
          <w:szCs w:val="20"/>
          <w14:ligatures w14:val="none"/>
        </w:rPr>
        <w:t>);</w:t>
      </w:r>
    </w:p>
    <w:p w14:paraId="0500C634"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09C06D32"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xml:space="preserve">% Parallel Flow </w:t>
      </w:r>
    </w:p>
    <w:p w14:paraId="3629C266"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eps_p</w:t>
      </w:r>
      <w:proofErr w:type="spellEnd"/>
      <w:r w:rsidRPr="00AD30F8">
        <w:rPr>
          <w:rFonts w:ascii="Consolas" w:eastAsia="Times New Roman" w:hAnsi="Consolas"/>
          <w:kern w:val="0"/>
          <w:sz w:val="20"/>
          <w:szCs w:val="20"/>
          <w14:ligatures w14:val="none"/>
        </w:rPr>
        <w:t xml:space="preserve"> = (1-exp(-NTU*(1+C_r)))/(1+C_r);</w:t>
      </w:r>
    </w:p>
    <w:p w14:paraId="7B139579"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q_p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eps_p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q_max</w:t>
      </w:r>
      <w:proofErr w:type="spellEnd"/>
      <w:r w:rsidRPr="00AD30F8">
        <w:rPr>
          <w:rFonts w:ascii="Consolas" w:eastAsia="Times New Roman" w:hAnsi="Consolas"/>
          <w:kern w:val="0"/>
          <w:sz w:val="20"/>
          <w:szCs w:val="20"/>
          <w14:ligatures w14:val="none"/>
        </w:rPr>
        <w:t>;</w:t>
      </w:r>
    </w:p>
    <w:p w14:paraId="395A3BAB"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T_c_o_p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q_p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C_c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T_c_i</w:t>
      </w:r>
      <w:proofErr w:type="spellEnd"/>
      <w:r w:rsidRPr="00AD30F8">
        <w:rPr>
          <w:rFonts w:ascii="Consolas" w:eastAsia="Times New Roman" w:hAnsi="Consolas"/>
          <w:kern w:val="0"/>
          <w:sz w:val="20"/>
          <w:szCs w:val="20"/>
          <w14:ligatures w14:val="none"/>
        </w:rPr>
        <w:t>;</w:t>
      </w:r>
    </w:p>
    <w:p w14:paraId="55AFDA93"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T_h_o_p</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q_p</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C_h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T_h_i</w:t>
      </w:r>
      <w:proofErr w:type="spellEnd"/>
      <w:r w:rsidRPr="00AD30F8">
        <w:rPr>
          <w:rFonts w:ascii="Consolas" w:eastAsia="Times New Roman" w:hAnsi="Consolas"/>
          <w:kern w:val="0"/>
          <w:sz w:val="20"/>
          <w:szCs w:val="20"/>
          <w14:ligatures w14:val="none"/>
        </w:rPr>
        <w:t>;</w:t>
      </w:r>
    </w:p>
    <w:p w14:paraId="56610FDE"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64AAA903"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Counter Flow</w:t>
      </w:r>
    </w:p>
    <w:p w14:paraId="0222D17A"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eps_c</w:t>
      </w:r>
      <w:proofErr w:type="spellEnd"/>
      <w:r w:rsidRPr="00AD30F8">
        <w:rPr>
          <w:rFonts w:ascii="Consolas" w:eastAsia="Times New Roman" w:hAnsi="Consolas"/>
          <w:kern w:val="0"/>
          <w:sz w:val="20"/>
          <w:szCs w:val="20"/>
          <w14:ligatures w14:val="none"/>
        </w:rPr>
        <w:t xml:space="preserve"> = (1-exp(-NTU*(1-C_r)))/(1-(</w:t>
      </w:r>
      <w:proofErr w:type="spellStart"/>
      <w:r w:rsidRPr="00AD30F8">
        <w:rPr>
          <w:rFonts w:ascii="Consolas" w:eastAsia="Times New Roman" w:hAnsi="Consolas"/>
          <w:kern w:val="0"/>
          <w:sz w:val="20"/>
          <w:szCs w:val="20"/>
          <w14:ligatures w14:val="none"/>
        </w:rPr>
        <w:t>C_r</w:t>
      </w:r>
      <w:proofErr w:type="spellEnd"/>
      <w:r w:rsidRPr="00AD30F8">
        <w:rPr>
          <w:rFonts w:ascii="Consolas" w:eastAsia="Times New Roman" w:hAnsi="Consolas"/>
          <w:kern w:val="0"/>
          <w:sz w:val="20"/>
          <w:szCs w:val="20"/>
          <w14:ligatures w14:val="none"/>
        </w:rPr>
        <w:t>*exp(-NTU*(1-C_r))));</w:t>
      </w:r>
    </w:p>
    <w:p w14:paraId="0CCAF2B1"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q_c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eps_c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q_max</w:t>
      </w:r>
      <w:proofErr w:type="spellEnd"/>
      <w:r w:rsidRPr="00AD30F8">
        <w:rPr>
          <w:rFonts w:ascii="Consolas" w:eastAsia="Times New Roman" w:hAnsi="Consolas"/>
          <w:kern w:val="0"/>
          <w:sz w:val="20"/>
          <w:szCs w:val="20"/>
          <w14:ligatures w14:val="none"/>
        </w:rPr>
        <w:t>;</w:t>
      </w:r>
    </w:p>
    <w:p w14:paraId="60CD1AB6"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T_c_o_c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q_c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C_c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T_c_i</w:t>
      </w:r>
      <w:proofErr w:type="spellEnd"/>
      <w:r w:rsidRPr="00AD30F8">
        <w:rPr>
          <w:rFonts w:ascii="Consolas" w:eastAsia="Times New Roman" w:hAnsi="Consolas"/>
          <w:kern w:val="0"/>
          <w:sz w:val="20"/>
          <w:szCs w:val="20"/>
          <w14:ligatures w14:val="none"/>
        </w:rPr>
        <w:t>;</w:t>
      </w:r>
    </w:p>
    <w:p w14:paraId="3786A19C"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T_h_o_c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q_c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C_h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T_h_i</w:t>
      </w:r>
      <w:proofErr w:type="spellEnd"/>
      <w:r w:rsidRPr="00AD30F8">
        <w:rPr>
          <w:rFonts w:ascii="Consolas" w:eastAsia="Times New Roman" w:hAnsi="Consolas"/>
          <w:kern w:val="0"/>
          <w:sz w:val="20"/>
          <w:szCs w:val="20"/>
          <w14:ligatures w14:val="none"/>
        </w:rPr>
        <w:t>;</w:t>
      </w:r>
    </w:p>
    <w:p w14:paraId="42F29EA3"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70BC9932"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color w:val="008013"/>
          <w:kern w:val="0"/>
          <w:sz w:val="20"/>
          <w:szCs w:val="20"/>
          <w:lang w:val="es-MX"/>
          <w14:ligatures w14:val="none"/>
        </w:rPr>
        <w:t>% OTHER VALUES</w:t>
      </w:r>
    </w:p>
    <w:p w14:paraId="0E4E0608"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lang w:val="es-MX"/>
          <w14:ligatures w14:val="none"/>
        </w:rPr>
        <w:t>Le_c = 0;</w:t>
      </w:r>
    </w:p>
    <w:p w14:paraId="624A25EA"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lang w:val="es-MX"/>
          <w14:ligatures w14:val="none"/>
        </w:rPr>
        <w:t>Le_h = 0;</w:t>
      </w:r>
    </w:p>
    <w:p w14:paraId="519D6703"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p>
    <w:p w14:paraId="1E85B23D"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lastRenderedPageBreak/>
        <w:t>% Flow Entrance Length</w:t>
      </w:r>
    </w:p>
    <w:p w14:paraId="0A1380F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if </w:t>
      </w:r>
      <w:proofErr w:type="spellStart"/>
      <w:r w:rsidRPr="00AD30F8">
        <w:rPr>
          <w:rFonts w:ascii="Consolas" w:eastAsia="Times New Roman" w:hAnsi="Consolas"/>
          <w:kern w:val="0"/>
          <w:sz w:val="20"/>
          <w:szCs w:val="20"/>
          <w14:ligatures w14:val="none"/>
        </w:rPr>
        <w:t>ReD_c</w:t>
      </w:r>
      <w:proofErr w:type="spellEnd"/>
      <w:r w:rsidRPr="00AD30F8">
        <w:rPr>
          <w:rFonts w:ascii="Consolas" w:eastAsia="Times New Roman" w:hAnsi="Consolas"/>
          <w:kern w:val="0"/>
          <w:sz w:val="20"/>
          <w:szCs w:val="20"/>
          <w14:ligatures w14:val="none"/>
        </w:rPr>
        <w:t xml:space="preserve"> &gt; 2300</w:t>
      </w:r>
    </w:p>
    <w:p w14:paraId="29473D0D"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14:ligatures w14:val="none"/>
        </w:rPr>
        <w:t xml:space="preserve">    </w:t>
      </w:r>
      <w:r w:rsidRPr="00AD30F8">
        <w:rPr>
          <w:rFonts w:ascii="Consolas" w:eastAsia="Times New Roman" w:hAnsi="Consolas"/>
          <w:kern w:val="0"/>
          <w:sz w:val="20"/>
          <w:szCs w:val="20"/>
          <w:lang w:val="es-MX"/>
          <w14:ligatures w14:val="none"/>
        </w:rPr>
        <w:t>Le_c = 4.4*(ReD_c^(1/6))*D_c_hy</w:t>
      </w:r>
    </w:p>
    <w:p w14:paraId="2CFDF3D7"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color w:val="0E00FF"/>
          <w:kern w:val="0"/>
          <w:sz w:val="20"/>
          <w:szCs w:val="20"/>
          <w:lang w:val="es-MX"/>
          <w14:ligatures w14:val="none"/>
        </w:rPr>
        <w:t xml:space="preserve">else </w:t>
      </w:r>
    </w:p>
    <w:p w14:paraId="258049F6"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lang w:val="es-MX"/>
          <w14:ligatures w14:val="none"/>
        </w:rPr>
        <w:t xml:space="preserve">    Le_c = 0.06*ReD_c*D_c_hy</w:t>
      </w:r>
    </w:p>
    <w:p w14:paraId="45A22773"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end </w:t>
      </w:r>
    </w:p>
    <w:p w14:paraId="78D052BF"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6B035FC5"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if </w:t>
      </w:r>
      <w:proofErr w:type="spellStart"/>
      <w:r w:rsidRPr="00AD30F8">
        <w:rPr>
          <w:rFonts w:ascii="Consolas" w:eastAsia="Times New Roman" w:hAnsi="Consolas"/>
          <w:kern w:val="0"/>
          <w:sz w:val="20"/>
          <w:szCs w:val="20"/>
          <w14:ligatures w14:val="none"/>
        </w:rPr>
        <w:t>ReD_h</w:t>
      </w:r>
      <w:proofErr w:type="spellEnd"/>
      <w:r w:rsidRPr="00AD30F8">
        <w:rPr>
          <w:rFonts w:ascii="Consolas" w:eastAsia="Times New Roman" w:hAnsi="Consolas"/>
          <w:kern w:val="0"/>
          <w:sz w:val="20"/>
          <w:szCs w:val="20"/>
          <w14:ligatures w14:val="none"/>
        </w:rPr>
        <w:t xml:space="preserve"> &gt; 2300</w:t>
      </w:r>
    </w:p>
    <w:p w14:paraId="7B7E087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Le_h</w:t>
      </w:r>
      <w:proofErr w:type="spellEnd"/>
      <w:r w:rsidRPr="00AD30F8">
        <w:rPr>
          <w:rFonts w:ascii="Consolas" w:eastAsia="Times New Roman" w:hAnsi="Consolas"/>
          <w:kern w:val="0"/>
          <w:sz w:val="20"/>
          <w:szCs w:val="20"/>
          <w14:ligatures w14:val="none"/>
        </w:rPr>
        <w:t xml:space="preserve"> = 4.4*(</w:t>
      </w:r>
      <w:proofErr w:type="spellStart"/>
      <w:r w:rsidRPr="00AD30F8">
        <w:rPr>
          <w:rFonts w:ascii="Consolas" w:eastAsia="Times New Roman" w:hAnsi="Consolas"/>
          <w:kern w:val="0"/>
          <w:sz w:val="20"/>
          <w:szCs w:val="20"/>
          <w14:ligatures w14:val="none"/>
        </w:rPr>
        <w:t>ReD_h</w:t>
      </w:r>
      <w:proofErr w:type="spellEnd"/>
      <w:r w:rsidRPr="00AD30F8">
        <w:rPr>
          <w:rFonts w:ascii="Consolas" w:eastAsia="Times New Roman" w:hAnsi="Consolas"/>
          <w:kern w:val="0"/>
          <w:sz w:val="20"/>
          <w:szCs w:val="20"/>
          <w14:ligatures w14:val="none"/>
        </w:rPr>
        <w:t>^(1/6))*</w:t>
      </w:r>
      <w:proofErr w:type="spellStart"/>
      <w:r w:rsidRPr="00AD30F8">
        <w:rPr>
          <w:rFonts w:ascii="Consolas" w:eastAsia="Times New Roman" w:hAnsi="Consolas"/>
          <w:kern w:val="0"/>
          <w:sz w:val="20"/>
          <w:szCs w:val="20"/>
          <w14:ligatures w14:val="none"/>
        </w:rPr>
        <w:t>D_h_i</w:t>
      </w:r>
      <w:proofErr w:type="spellEnd"/>
    </w:p>
    <w:p w14:paraId="2D17BFD5"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else </w:t>
      </w:r>
    </w:p>
    <w:p w14:paraId="032718F0"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Le_h</w:t>
      </w:r>
      <w:proofErr w:type="spellEnd"/>
      <w:r w:rsidRPr="00AD30F8">
        <w:rPr>
          <w:rFonts w:ascii="Consolas" w:eastAsia="Times New Roman" w:hAnsi="Consolas"/>
          <w:kern w:val="0"/>
          <w:sz w:val="20"/>
          <w:szCs w:val="20"/>
          <w14:ligatures w14:val="none"/>
        </w:rPr>
        <w:t xml:space="preserve"> = 0.06*</w:t>
      </w:r>
      <w:proofErr w:type="spellStart"/>
      <w:r w:rsidRPr="00AD30F8">
        <w:rPr>
          <w:rFonts w:ascii="Consolas" w:eastAsia="Times New Roman" w:hAnsi="Consolas"/>
          <w:kern w:val="0"/>
          <w:sz w:val="20"/>
          <w:szCs w:val="20"/>
          <w14:ligatures w14:val="none"/>
        </w:rPr>
        <w:t>ReD_h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D_h_i</w:t>
      </w:r>
      <w:proofErr w:type="spellEnd"/>
    </w:p>
    <w:p w14:paraId="0DF4586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end</w:t>
      </w:r>
    </w:p>
    <w:p w14:paraId="71F01726"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22B4F256"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Thermal Entrance Length</w:t>
      </w:r>
    </w:p>
    <w:p w14:paraId="12C18584"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if </w:t>
      </w:r>
      <w:proofErr w:type="spellStart"/>
      <w:r w:rsidRPr="00AD30F8">
        <w:rPr>
          <w:rFonts w:ascii="Consolas" w:eastAsia="Times New Roman" w:hAnsi="Consolas"/>
          <w:kern w:val="0"/>
          <w:sz w:val="20"/>
          <w:szCs w:val="20"/>
          <w14:ligatures w14:val="none"/>
        </w:rPr>
        <w:t>ReD_c</w:t>
      </w:r>
      <w:proofErr w:type="spellEnd"/>
      <w:r w:rsidRPr="00AD30F8">
        <w:rPr>
          <w:rFonts w:ascii="Consolas" w:eastAsia="Times New Roman" w:hAnsi="Consolas"/>
          <w:kern w:val="0"/>
          <w:sz w:val="20"/>
          <w:szCs w:val="20"/>
          <w14:ligatures w14:val="none"/>
        </w:rPr>
        <w:t xml:space="preserve"> &gt; 2300</w:t>
      </w:r>
    </w:p>
    <w:p w14:paraId="252BDC3E"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Lt_c</w:t>
      </w:r>
      <w:proofErr w:type="spellEnd"/>
      <w:r w:rsidRPr="00AD30F8">
        <w:rPr>
          <w:rFonts w:ascii="Consolas" w:eastAsia="Times New Roman" w:hAnsi="Consolas"/>
          <w:kern w:val="0"/>
          <w:sz w:val="20"/>
          <w:szCs w:val="20"/>
          <w14:ligatures w14:val="none"/>
        </w:rPr>
        <w:t xml:space="preserve"> = 10*</w:t>
      </w:r>
      <w:proofErr w:type="spellStart"/>
      <w:r w:rsidRPr="00AD30F8">
        <w:rPr>
          <w:rFonts w:ascii="Consolas" w:eastAsia="Times New Roman" w:hAnsi="Consolas"/>
          <w:kern w:val="0"/>
          <w:sz w:val="20"/>
          <w:szCs w:val="20"/>
          <w14:ligatures w14:val="none"/>
        </w:rPr>
        <w:t>D_c_hy</w:t>
      </w:r>
      <w:proofErr w:type="spellEnd"/>
    </w:p>
    <w:p w14:paraId="1EACEE5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else </w:t>
      </w:r>
    </w:p>
    <w:p w14:paraId="6B408C2B"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Lt_c</w:t>
      </w:r>
      <w:proofErr w:type="spellEnd"/>
      <w:r w:rsidRPr="00AD30F8">
        <w:rPr>
          <w:rFonts w:ascii="Consolas" w:eastAsia="Times New Roman" w:hAnsi="Consolas"/>
          <w:kern w:val="0"/>
          <w:sz w:val="20"/>
          <w:szCs w:val="20"/>
          <w14:ligatures w14:val="none"/>
        </w:rPr>
        <w:t xml:space="preserve"> = 0.05*</w:t>
      </w:r>
      <w:proofErr w:type="spellStart"/>
      <w:r w:rsidRPr="00AD30F8">
        <w:rPr>
          <w:rFonts w:ascii="Consolas" w:eastAsia="Times New Roman" w:hAnsi="Consolas"/>
          <w:kern w:val="0"/>
          <w:sz w:val="20"/>
          <w:szCs w:val="20"/>
          <w14:ligatures w14:val="none"/>
        </w:rPr>
        <w:t>ReD_c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Pr_c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D_c_hy</w:t>
      </w:r>
      <w:proofErr w:type="spellEnd"/>
    </w:p>
    <w:p w14:paraId="264E448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end </w:t>
      </w:r>
    </w:p>
    <w:p w14:paraId="23A7F970"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7E1903F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if </w:t>
      </w:r>
      <w:proofErr w:type="spellStart"/>
      <w:r w:rsidRPr="00AD30F8">
        <w:rPr>
          <w:rFonts w:ascii="Consolas" w:eastAsia="Times New Roman" w:hAnsi="Consolas"/>
          <w:kern w:val="0"/>
          <w:sz w:val="20"/>
          <w:szCs w:val="20"/>
          <w14:ligatures w14:val="none"/>
        </w:rPr>
        <w:t>ReD_c</w:t>
      </w:r>
      <w:proofErr w:type="spellEnd"/>
      <w:r w:rsidRPr="00AD30F8">
        <w:rPr>
          <w:rFonts w:ascii="Consolas" w:eastAsia="Times New Roman" w:hAnsi="Consolas"/>
          <w:kern w:val="0"/>
          <w:sz w:val="20"/>
          <w:szCs w:val="20"/>
          <w14:ligatures w14:val="none"/>
        </w:rPr>
        <w:t xml:space="preserve"> &gt; 2300</w:t>
      </w:r>
    </w:p>
    <w:p w14:paraId="20BA2979"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Lt_h</w:t>
      </w:r>
      <w:proofErr w:type="spellEnd"/>
      <w:r w:rsidRPr="00AD30F8">
        <w:rPr>
          <w:rFonts w:ascii="Consolas" w:eastAsia="Times New Roman" w:hAnsi="Consolas"/>
          <w:kern w:val="0"/>
          <w:sz w:val="20"/>
          <w:szCs w:val="20"/>
          <w14:ligatures w14:val="none"/>
        </w:rPr>
        <w:t xml:space="preserve"> = 10*</w:t>
      </w:r>
      <w:proofErr w:type="spellStart"/>
      <w:r w:rsidRPr="00AD30F8">
        <w:rPr>
          <w:rFonts w:ascii="Consolas" w:eastAsia="Times New Roman" w:hAnsi="Consolas"/>
          <w:kern w:val="0"/>
          <w:sz w:val="20"/>
          <w:szCs w:val="20"/>
          <w14:ligatures w14:val="none"/>
        </w:rPr>
        <w:t>D_h_i</w:t>
      </w:r>
      <w:proofErr w:type="spellEnd"/>
    </w:p>
    <w:p w14:paraId="20D5BB7C"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else </w:t>
      </w:r>
    </w:p>
    <w:p w14:paraId="42864430"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 xml:space="preserve">    </w:t>
      </w:r>
      <w:proofErr w:type="spellStart"/>
      <w:r w:rsidRPr="00AD30F8">
        <w:rPr>
          <w:rFonts w:ascii="Consolas" w:eastAsia="Times New Roman" w:hAnsi="Consolas"/>
          <w:kern w:val="0"/>
          <w:sz w:val="20"/>
          <w:szCs w:val="20"/>
          <w14:ligatures w14:val="none"/>
        </w:rPr>
        <w:t>Lt_h</w:t>
      </w:r>
      <w:proofErr w:type="spellEnd"/>
      <w:r w:rsidRPr="00AD30F8">
        <w:rPr>
          <w:rFonts w:ascii="Consolas" w:eastAsia="Times New Roman" w:hAnsi="Consolas"/>
          <w:kern w:val="0"/>
          <w:sz w:val="20"/>
          <w:szCs w:val="20"/>
          <w14:ligatures w14:val="none"/>
        </w:rPr>
        <w:t xml:space="preserve"> = 0.05*</w:t>
      </w:r>
      <w:proofErr w:type="spellStart"/>
      <w:r w:rsidRPr="00AD30F8">
        <w:rPr>
          <w:rFonts w:ascii="Consolas" w:eastAsia="Times New Roman" w:hAnsi="Consolas"/>
          <w:kern w:val="0"/>
          <w:sz w:val="20"/>
          <w:szCs w:val="20"/>
          <w14:ligatures w14:val="none"/>
        </w:rPr>
        <w:t>ReD_h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Pr_h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D_h_i</w:t>
      </w:r>
      <w:proofErr w:type="spellEnd"/>
    </w:p>
    <w:p w14:paraId="33F2AB7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E00FF"/>
          <w:kern w:val="0"/>
          <w:sz w:val="20"/>
          <w:szCs w:val="20"/>
          <w14:ligatures w14:val="none"/>
        </w:rPr>
        <w:t xml:space="preserve">end </w:t>
      </w:r>
    </w:p>
    <w:p w14:paraId="7FA9FA9A"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36FFF37C"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Pressure</w:t>
      </w:r>
    </w:p>
    <w:p w14:paraId="142CBA89"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L_tot</w:t>
      </w:r>
      <w:proofErr w:type="spellEnd"/>
      <w:r w:rsidRPr="00AD30F8">
        <w:rPr>
          <w:rFonts w:ascii="Consolas" w:eastAsia="Times New Roman" w:hAnsi="Consolas"/>
          <w:kern w:val="0"/>
          <w:sz w:val="20"/>
          <w:szCs w:val="20"/>
          <w14:ligatures w14:val="none"/>
        </w:rPr>
        <w:t xml:space="preserve"> = 57*0.0254; </w:t>
      </w:r>
      <w:r w:rsidRPr="00AD30F8">
        <w:rPr>
          <w:rFonts w:ascii="Consolas" w:eastAsia="Times New Roman" w:hAnsi="Consolas"/>
          <w:color w:val="008013"/>
          <w:kern w:val="0"/>
          <w:sz w:val="20"/>
          <w:szCs w:val="20"/>
          <w14:ligatures w14:val="none"/>
        </w:rPr>
        <w:t>% m</w:t>
      </w:r>
    </w:p>
    <w:p w14:paraId="12FCCF1F"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pressure_c</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f_c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rho_c</w:t>
      </w:r>
      <w:proofErr w:type="spellEnd"/>
      <w:r w:rsidRPr="00AD30F8">
        <w:rPr>
          <w:rFonts w:ascii="Consolas" w:eastAsia="Times New Roman" w:hAnsi="Consolas"/>
          <w:kern w:val="0"/>
          <w:sz w:val="20"/>
          <w:szCs w:val="20"/>
          <w14:ligatures w14:val="none"/>
        </w:rPr>
        <w:t>*(v_c^2)*L/(2*</w:t>
      </w:r>
      <w:proofErr w:type="spellStart"/>
      <w:r w:rsidRPr="00AD30F8">
        <w:rPr>
          <w:rFonts w:ascii="Consolas" w:eastAsia="Times New Roman" w:hAnsi="Consolas"/>
          <w:kern w:val="0"/>
          <w:sz w:val="20"/>
          <w:szCs w:val="20"/>
          <w14:ligatures w14:val="none"/>
        </w:rPr>
        <w:t>D_c_hy</w:t>
      </w:r>
      <w:proofErr w:type="spellEnd"/>
      <w:r w:rsidRPr="00AD30F8">
        <w:rPr>
          <w:rFonts w:ascii="Consolas" w:eastAsia="Times New Roman" w:hAnsi="Consolas"/>
          <w:kern w:val="0"/>
          <w:sz w:val="20"/>
          <w:szCs w:val="20"/>
          <w14:ligatures w14:val="none"/>
        </w:rPr>
        <w:t>)</w:t>
      </w:r>
    </w:p>
    <w:p w14:paraId="07A2985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pressure_h</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f_h</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rho_h</w:t>
      </w:r>
      <w:proofErr w:type="spellEnd"/>
      <w:r w:rsidRPr="00AD30F8">
        <w:rPr>
          <w:rFonts w:ascii="Consolas" w:eastAsia="Times New Roman" w:hAnsi="Consolas"/>
          <w:kern w:val="0"/>
          <w:sz w:val="20"/>
          <w:szCs w:val="20"/>
          <w14:ligatures w14:val="none"/>
        </w:rPr>
        <w:t>*(v_h^2)*L/(2*</w:t>
      </w:r>
      <w:proofErr w:type="spellStart"/>
      <w:r w:rsidRPr="00AD30F8">
        <w:rPr>
          <w:rFonts w:ascii="Consolas" w:eastAsia="Times New Roman" w:hAnsi="Consolas"/>
          <w:kern w:val="0"/>
          <w:sz w:val="20"/>
          <w:szCs w:val="20"/>
          <w14:ligatures w14:val="none"/>
        </w:rPr>
        <w:t>D_h_i</w:t>
      </w:r>
      <w:proofErr w:type="spellEnd"/>
      <w:r w:rsidRPr="00AD30F8">
        <w:rPr>
          <w:rFonts w:ascii="Consolas" w:eastAsia="Times New Roman" w:hAnsi="Consolas"/>
          <w:kern w:val="0"/>
          <w:sz w:val="20"/>
          <w:szCs w:val="20"/>
          <w14:ligatures w14:val="none"/>
        </w:rPr>
        <w:t>)</w:t>
      </w:r>
    </w:p>
    <w:p w14:paraId="03BA8D9C"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26D74AE7"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xml:space="preserve">% </w:t>
      </w:r>
      <w:proofErr w:type="spellStart"/>
      <w:r w:rsidRPr="00AD30F8">
        <w:rPr>
          <w:rFonts w:ascii="Consolas" w:eastAsia="Times New Roman" w:hAnsi="Consolas"/>
          <w:color w:val="008013"/>
          <w:kern w:val="0"/>
          <w:sz w:val="20"/>
          <w:szCs w:val="20"/>
          <w14:ligatures w14:val="none"/>
        </w:rPr>
        <w:t>Headloss</w:t>
      </w:r>
      <w:proofErr w:type="spellEnd"/>
      <w:r w:rsidRPr="00AD30F8">
        <w:rPr>
          <w:rFonts w:ascii="Consolas" w:eastAsia="Times New Roman" w:hAnsi="Consolas"/>
          <w:color w:val="008013"/>
          <w:kern w:val="0"/>
          <w:sz w:val="20"/>
          <w:szCs w:val="20"/>
          <w14:ligatures w14:val="none"/>
        </w:rPr>
        <w:t xml:space="preserve"> </w:t>
      </w:r>
    </w:p>
    <w:p w14:paraId="2C61405C"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v_c_i</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m_c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rho_c</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A_h</w:t>
      </w:r>
      <w:proofErr w:type="spellEnd"/>
      <w:r w:rsidRPr="00AD30F8">
        <w:rPr>
          <w:rFonts w:ascii="Consolas" w:eastAsia="Times New Roman" w:hAnsi="Consolas"/>
          <w:kern w:val="0"/>
          <w:sz w:val="20"/>
          <w:szCs w:val="20"/>
          <w14:ligatures w14:val="none"/>
        </w:rPr>
        <w:t>);</w:t>
      </w:r>
    </w:p>
    <w:p w14:paraId="29EEC4FE"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hl_c</w:t>
      </w:r>
      <w:proofErr w:type="spellEnd"/>
      <w:r w:rsidRPr="00AD30F8">
        <w:rPr>
          <w:rFonts w:ascii="Consolas" w:eastAsia="Times New Roman" w:hAnsi="Consolas"/>
          <w:kern w:val="0"/>
          <w:sz w:val="20"/>
          <w:szCs w:val="20"/>
          <w14:ligatures w14:val="none"/>
        </w:rPr>
        <w:t xml:space="preserve"> = (0.44*(v_c^2))/(2*9.81)</w:t>
      </w:r>
    </w:p>
    <w:p w14:paraId="48080742"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hl_e</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v_c-v_c_i</w:t>
      </w:r>
      <w:proofErr w:type="spellEnd"/>
      <w:r w:rsidRPr="00AD30F8">
        <w:rPr>
          <w:rFonts w:ascii="Consolas" w:eastAsia="Times New Roman" w:hAnsi="Consolas"/>
          <w:kern w:val="0"/>
          <w:sz w:val="20"/>
          <w:szCs w:val="20"/>
          <w14:ligatures w14:val="none"/>
        </w:rPr>
        <w:t>)^2)/(2*9.81)</w:t>
      </w:r>
    </w:p>
    <w:p w14:paraId="770B57A6"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K_ball</w:t>
      </w:r>
      <w:proofErr w:type="spellEnd"/>
      <w:r w:rsidRPr="00AD30F8">
        <w:rPr>
          <w:rFonts w:ascii="Consolas" w:eastAsia="Times New Roman" w:hAnsi="Consolas"/>
          <w:kern w:val="0"/>
          <w:sz w:val="20"/>
          <w:szCs w:val="20"/>
          <w14:ligatures w14:val="none"/>
        </w:rPr>
        <w:t xml:space="preserve"> = 0.05;</w:t>
      </w:r>
    </w:p>
    <w:p w14:paraId="092E71FF"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kern w:val="0"/>
          <w:sz w:val="20"/>
          <w:szCs w:val="20"/>
          <w14:ligatures w14:val="none"/>
        </w:rPr>
        <w:t>K_90 = 0.3;</w:t>
      </w:r>
    </w:p>
    <w:p w14:paraId="55D7EC52"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xml:space="preserve">% COLD </w:t>
      </w:r>
    </w:p>
    <w:p w14:paraId="5791F7D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Hl_c</w:t>
      </w:r>
      <w:proofErr w:type="spellEnd"/>
      <w:r w:rsidRPr="00AD30F8">
        <w:rPr>
          <w:rFonts w:ascii="Consolas" w:eastAsia="Times New Roman" w:hAnsi="Consolas"/>
          <w:kern w:val="0"/>
          <w:sz w:val="20"/>
          <w:szCs w:val="20"/>
          <w14:ligatures w14:val="none"/>
        </w:rPr>
        <w:t xml:space="preserve"> = (2*majorheadloss(v_c_i,f_c,8*0.0254,D_h_i))+majorheadloss(v_c,f_c,L,D_c_hy)+(2*minorheadloss(v_c_i,K_ball))+(2*minorheadloss(v_c,K_90))+hl_e+hl_c</w:t>
      </w:r>
    </w:p>
    <w:p w14:paraId="15DD6B6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Hl_h</w:t>
      </w:r>
      <w:proofErr w:type="spellEnd"/>
      <w:r w:rsidRPr="00AD30F8">
        <w:rPr>
          <w:rFonts w:ascii="Consolas" w:eastAsia="Times New Roman" w:hAnsi="Consolas"/>
          <w:kern w:val="0"/>
          <w:sz w:val="20"/>
          <w:szCs w:val="20"/>
          <w14:ligatures w14:val="none"/>
        </w:rPr>
        <w:t xml:space="preserve"> = </w:t>
      </w:r>
      <w:proofErr w:type="spellStart"/>
      <w:r w:rsidRPr="00AD30F8">
        <w:rPr>
          <w:rFonts w:ascii="Consolas" w:eastAsia="Times New Roman" w:hAnsi="Consolas"/>
          <w:kern w:val="0"/>
          <w:sz w:val="20"/>
          <w:szCs w:val="20"/>
          <w14:ligatures w14:val="none"/>
        </w:rPr>
        <w:t>majorheadloss</w:t>
      </w:r>
      <w:proofErr w:type="spellEnd"/>
      <w:r w:rsidRPr="00AD30F8">
        <w:rPr>
          <w:rFonts w:ascii="Consolas" w:eastAsia="Times New Roman" w:hAnsi="Consolas"/>
          <w:kern w:val="0"/>
          <w:sz w:val="20"/>
          <w:szCs w:val="20"/>
          <w14:ligatures w14:val="none"/>
        </w:rPr>
        <w:t>(v_h,f_h,57*0.0254,D_h_i)+</w:t>
      </w:r>
      <w:proofErr w:type="spellStart"/>
      <w:r w:rsidRPr="00AD30F8">
        <w:rPr>
          <w:rFonts w:ascii="Consolas" w:eastAsia="Times New Roman" w:hAnsi="Consolas"/>
          <w:kern w:val="0"/>
          <w:sz w:val="20"/>
          <w:szCs w:val="20"/>
          <w14:ligatures w14:val="none"/>
        </w:rPr>
        <w:t>minorheadloss</w:t>
      </w:r>
      <w:proofErr w:type="spellEnd"/>
      <w:r w:rsidRPr="00AD30F8">
        <w:rPr>
          <w:rFonts w:ascii="Consolas" w:eastAsia="Times New Roman" w:hAnsi="Consolas"/>
          <w:kern w:val="0"/>
          <w:sz w:val="20"/>
          <w:szCs w:val="20"/>
          <w14:ligatures w14:val="none"/>
        </w:rPr>
        <w:t>(</w:t>
      </w:r>
      <w:proofErr w:type="spellStart"/>
      <w:r w:rsidRPr="00AD30F8">
        <w:rPr>
          <w:rFonts w:ascii="Consolas" w:eastAsia="Times New Roman" w:hAnsi="Consolas"/>
          <w:kern w:val="0"/>
          <w:sz w:val="20"/>
          <w:szCs w:val="20"/>
          <w14:ligatures w14:val="none"/>
        </w:rPr>
        <w:t>v_h,K_ball</w:t>
      </w:r>
      <w:proofErr w:type="spellEnd"/>
      <w:r w:rsidRPr="00AD30F8">
        <w:rPr>
          <w:rFonts w:ascii="Consolas" w:eastAsia="Times New Roman" w:hAnsi="Consolas"/>
          <w:kern w:val="0"/>
          <w:sz w:val="20"/>
          <w:szCs w:val="20"/>
          <w14:ligatures w14:val="none"/>
        </w:rPr>
        <w:t>)</w:t>
      </w:r>
    </w:p>
    <w:p w14:paraId="6A6D99F7"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09B8933E" w14:textId="77777777" w:rsidR="00AD30F8" w:rsidRPr="00AD30F8" w:rsidRDefault="00AD30F8" w:rsidP="00AD30F8">
      <w:pPr>
        <w:spacing w:after="0" w:line="240" w:lineRule="auto"/>
        <w:rPr>
          <w:rFonts w:ascii="Consolas" w:eastAsia="Times New Roman" w:hAnsi="Consolas"/>
          <w:kern w:val="0"/>
          <w:sz w:val="20"/>
          <w:szCs w:val="20"/>
          <w14:ligatures w14:val="none"/>
        </w:rPr>
      </w:pPr>
      <w:r w:rsidRPr="00AD30F8">
        <w:rPr>
          <w:rFonts w:ascii="Consolas" w:eastAsia="Times New Roman" w:hAnsi="Consolas"/>
          <w:color w:val="008013"/>
          <w:kern w:val="0"/>
          <w:sz w:val="20"/>
          <w:szCs w:val="20"/>
          <w14:ligatures w14:val="none"/>
        </w:rPr>
        <w:t>% printing</w:t>
      </w:r>
    </w:p>
    <w:p w14:paraId="08F5645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'Length: '</w:t>
      </w:r>
      <w:r w:rsidRPr="00AD30F8">
        <w:rPr>
          <w:rFonts w:ascii="Consolas" w:eastAsia="Times New Roman" w:hAnsi="Consolas"/>
          <w:kern w:val="0"/>
          <w:sz w:val="20"/>
          <w:szCs w:val="20"/>
          <w14:ligatures w14:val="none"/>
        </w:rPr>
        <w:t>,num2str(L),</w:t>
      </w:r>
      <w:r w:rsidRPr="00AD30F8">
        <w:rPr>
          <w:rFonts w:ascii="Consolas" w:eastAsia="Times New Roman" w:hAnsi="Consolas"/>
          <w:color w:val="A709F5"/>
          <w:kern w:val="0"/>
          <w:sz w:val="20"/>
          <w:szCs w:val="20"/>
          <w14:ligatures w14:val="none"/>
        </w:rPr>
        <w:t>' m'</w:t>
      </w:r>
      <w:r w:rsidRPr="00AD30F8">
        <w:rPr>
          <w:rFonts w:ascii="Consolas" w:eastAsia="Times New Roman" w:hAnsi="Consolas"/>
          <w:kern w:val="0"/>
          <w:sz w:val="20"/>
          <w:szCs w:val="20"/>
          <w14:ligatures w14:val="none"/>
        </w:rPr>
        <w:t>])</w:t>
      </w:r>
    </w:p>
    <w:p w14:paraId="4916A3D6"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lang w:val="es-MX"/>
          <w14:ligatures w14:val="none"/>
        </w:rPr>
        <w:t>fprintf(</w:t>
      </w:r>
      <w:r w:rsidRPr="00AD30F8">
        <w:rPr>
          <w:rFonts w:ascii="Consolas" w:eastAsia="Times New Roman" w:hAnsi="Consolas"/>
          <w:color w:val="A709F5"/>
          <w:kern w:val="0"/>
          <w:sz w:val="20"/>
          <w:szCs w:val="20"/>
          <w:lang w:val="es-MX"/>
          <w14:ligatures w14:val="none"/>
        </w:rPr>
        <w:t>'\n'</w:t>
      </w:r>
      <w:r w:rsidRPr="00AD30F8">
        <w:rPr>
          <w:rFonts w:ascii="Consolas" w:eastAsia="Times New Roman" w:hAnsi="Consolas"/>
          <w:kern w:val="0"/>
          <w:sz w:val="20"/>
          <w:szCs w:val="20"/>
          <w:lang w:val="es-MX"/>
          <w14:ligatures w14:val="none"/>
        </w:rPr>
        <w:t>)</w:t>
      </w:r>
    </w:p>
    <w:p w14:paraId="049820DD"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r w:rsidRPr="00AD30F8">
        <w:rPr>
          <w:rFonts w:ascii="Consolas" w:eastAsia="Times New Roman" w:hAnsi="Consolas"/>
          <w:kern w:val="0"/>
          <w:sz w:val="20"/>
          <w:szCs w:val="20"/>
          <w:lang w:val="es-MX"/>
          <w14:ligatures w14:val="none"/>
        </w:rPr>
        <w:t>disp([</w:t>
      </w:r>
      <w:r w:rsidRPr="00AD30F8">
        <w:rPr>
          <w:rFonts w:ascii="Consolas" w:eastAsia="Times New Roman" w:hAnsi="Consolas"/>
          <w:color w:val="A709F5"/>
          <w:kern w:val="0"/>
          <w:sz w:val="20"/>
          <w:szCs w:val="20"/>
          <w:lang w:val="es-MX"/>
          <w14:ligatures w14:val="none"/>
        </w:rPr>
        <w:t>'U: '</w:t>
      </w:r>
      <w:r w:rsidRPr="00AD30F8">
        <w:rPr>
          <w:rFonts w:ascii="Consolas" w:eastAsia="Times New Roman" w:hAnsi="Consolas"/>
          <w:kern w:val="0"/>
          <w:sz w:val="20"/>
          <w:szCs w:val="20"/>
          <w:lang w:val="es-MX"/>
          <w14:ligatures w14:val="none"/>
        </w:rPr>
        <w:t>,num2str(U)])</w:t>
      </w:r>
    </w:p>
    <w:p w14:paraId="5B3162C6" w14:textId="77777777" w:rsidR="00AD30F8" w:rsidRPr="00AD30F8" w:rsidRDefault="00AD30F8" w:rsidP="00AD30F8">
      <w:pPr>
        <w:spacing w:after="0" w:line="240" w:lineRule="auto"/>
        <w:rPr>
          <w:rFonts w:ascii="Consolas" w:eastAsia="Times New Roman" w:hAnsi="Consolas"/>
          <w:kern w:val="0"/>
          <w:sz w:val="20"/>
          <w:szCs w:val="20"/>
          <w:lang w:val="es-MX"/>
          <w14:ligatures w14:val="none"/>
        </w:rPr>
      </w:pPr>
    </w:p>
    <w:p w14:paraId="10A73161"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fprintf</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'\n'</w:t>
      </w:r>
      <w:r w:rsidRPr="00AD30F8">
        <w:rPr>
          <w:rFonts w:ascii="Consolas" w:eastAsia="Times New Roman" w:hAnsi="Consolas"/>
          <w:kern w:val="0"/>
          <w:sz w:val="20"/>
          <w:szCs w:val="20"/>
          <w14:ligatures w14:val="none"/>
        </w:rPr>
        <w:t>)</w:t>
      </w:r>
    </w:p>
    <w:p w14:paraId="791E1BD8"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'Initial Hot Temperature: '</w:t>
      </w:r>
      <w:r w:rsidRPr="00AD30F8">
        <w:rPr>
          <w:rFonts w:ascii="Consolas" w:eastAsia="Times New Roman" w:hAnsi="Consolas"/>
          <w:kern w:val="0"/>
          <w:sz w:val="20"/>
          <w:szCs w:val="20"/>
          <w14:ligatures w14:val="none"/>
        </w:rPr>
        <w:t>,num2str(</w:t>
      </w:r>
      <w:proofErr w:type="spellStart"/>
      <w:r w:rsidRPr="00AD30F8">
        <w:rPr>
          <w:rFonts w:ascii="Consolas" w:eastAsia="Times New Roman" w:hAnsi="Consolas"/>
          <w:kern w:val="0"/>
          <w:sz w:val="20"/>
          <w:szCs w:val="20"/>
          <w14:ligatures w14:val="none"/>
        </w:rPr>
        <w:t>T_h_i</w:t>
      </w:r>
      <w:proofErr w:type="spellEnd"/>
      <w:r w:rsidRPr="00AD30F8">
        <w:rPr>
          <w:rFonts w:ascii="Consolas" w:eastAsia="Times New Roman" w:hAnsi="Consolas"/>
          <w:kern w:val="0"/>
          <w:sz w:val="20"/>
          <w:szCs w:val="20"/>
          <w14:ligatures w14:val="none"/>
        </w:rPr>
        <w:t>)])</w:t>
      </w:r>
    </w:p>
    <w:p w14:paraId="131F23DC"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'Initial Cold Temperature: '</w:t>
      </w:r>
      <w:r w:rsidRPr="00AD30F8">
        <w:rPr>
          <w:rFonts w:ascii="Consolas" w:eastAsia="Times New Roman" w:hAnsi="Consolas"/>
          <w:kern w:val="0"/>
          <w:sz w:val="20"/>
          <w:szCs w:val="20"/>
          <w14:ligatures w14:val="none"/>
        </w:rPr>
        <w:t>,num2str(</w:t>
      </w:r>
      <w:proofErr w:type="spellStart"/>
      <w:r w:rsidRPr="00AD30F8">
        <w:rPr>
          <w:rFonts w:ascii="Consolas" w:eastAsia="Times New Roman" w:hAnsi="Consolas"/>
          <w:kern w:val="0"/>
          <w:sz w:val="20"/>
          <w:szCs w:val="20"/>
          <w14:ligatures w14:val="none"/>
        </w:rPr>
        <w:t>T_c_i</w:t>
      </w:r>
      <w:proofErr w:type="spellEnd"/>
      <w:r w:rsidRPr="00AD30F8">
        <w:rPr>
          <w:rFonts w:ascii="Consolas" w:eastAsia="Times New Roman" w:hAnsi="Consolas"/>
          <w:kern w:val="0"/>
          <w:sz w:val="20"/>
          <w:szCs w:val="20"/>
          <w14:ligatures w14:val="none"/>
        </w:rPr>
        <w:t>)])</w:t>
      </w:r>
    </w:p>
    <w:p w14:paraId="2CAF6219"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5F53353E"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fprintf</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'\n Parallel Flow \n'</w:t>
      </w:r>
      <w:r w:rsidRPr="00AD30F8">
        <w:rPr>
          <w:rFonts w:ascii="Consolas" w:eastAsia="Times New Roman" w:hAnsi="Consolas"/>
          <w:kern w:val="0"/>
          <w:sz w:val="20"/>
          <w:szCs w:val="20"/>
          <w14:ligatures w14:val="none"/>
        </w:rPr>
        <w:t>)</w:t>
      </w:r>
    </w:p>
    <w:p w14:paraId="162E7566"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'Heat Transfer Rate: '</w:t>
      </w:r>
      <w:r w:rsidRPr="00AD30F8">
        <w:rPr>
          <w:rFonts w:ascii="Consolas" w:eastAsia="Times New Roman" w:hAnsi="Consolas"/>
          <w:kern w:val="0"/>
          <w:sz w:val="20"/>
          <w:szCs w:val="20"/>
          <w14:ligatures w14:val="none"/>
        </w:rPr>
        <w:t>,num2str(</w:t>
      </w:r>
      <w:proofErr w:type="spellStart"/>
      <w:r w:rsidRPr="00AD30F8">
        <w:rPr>
          <w:rFonts w:ascii="Consolas" w:eastAsia="Times New Roman" w:hAnsi="Consolas"/>
          <w:kern w:val="0"/>
          <w:sz w:val="20"/>
          <w:szCs w:val="20"/>
          <w14:ligatures w14:val="none"/>
        </w:rPr>
        <w:t>q_p</w:t>
      </w:r>
      <w:proofErr w:type="spellEnd"/>
      <w:r w:rsidRPr="00AD30F8">
        <w:rPr>
          <w:rFonts w:ascii="Consolas" w:eastAsia="Times New Roman" w:hAnsi="Consolas"/>
          <w:kern w:val="0"/>
          <w:sz w:val="20"/>
          <w:szCs w:val="20"/>
          <w14:ligatures w14:val="none"/>
        </w:rPr>
        <w:t>)])</w:t>
      </w:r>
    </w:p>
    <w:p w14:paraId="0F5A96C9"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'Final Hot Temperature: '</w:t>
      </w:r>
      <w:r w:rsidRPr="00AD30F8">
        <w:rPr>
          <w:rFonts w:ascii="Consolas" w:eastAsia="Times New Roman" w:hAnsi="Consolas"/>
          <w:kern w:val="0"/>
          <w:sz w:val="20"/>
          <w:szCs w:val="20"/>
          <w14:ligatures w14:val="none"/>
        </w:rPr>
        <w:t>,num2str(</w:t>
      </w:r>
      <w:proofErr w:type="spellStart"/>
      <w:r w:rsidRPr="00AD30F8">
        <w:rPr>
          <w:rFonts w:ascii="Consolas" w:eastAsia="Times New Roman" w:hAnsi="Consolas"/>
          <w:kern w:val="0"/>
          <w:sz w:val="20"/>
          <w:szCs w:val="20"/>
          <w14:ligatures w14:val="none"/>
        </w:rPr>
        <w:t>T_h_o_p</w:t>
      </w:r>
      <w:proofErr w:type="spellEnd"/>
      <w:r w:rsidRPr="00AD30F8">
        <w:rPr>
          <w:rFonts w:ascii="Consolas" w:eastAsia="Times New Roman" w:hAnsi="Consolas"/>
          <w:kern w:val="0"/>
          <w:sz w:val="20"/>
          <w:szCs w:val="20"/>
          <w14:ligatures w14:val="none"/>
        </w:rPr>
        <w:t>)])</w:t>
      </w:r>
    </w:p>
    <w:p w14:paraId="2157507F"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lastRenderedPageBreak/>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'Final Cold Temperature: '</w:t>
      </w:r>
      <w:r w:rsidRPr="00AD30F8">
        <w:rPr>
          <w:rFonts w:ascii="Consolas" w:eastAsia="Times New Roman" w:hAnsi="Consolas"/>
          <w:kern w:val="0"/>
          <w:sz w:val="20"/>
          <w:szCs w:val="20"/>
          <w14:ligatures w14:val="none"/>
        </w:rPr>
        <w:t>,num2str(</w:t>
      </w:r>
      <w:proofErr w:type="spellStart"/>
      <w:r w:rsidRPr="00AD30F8">
        <w:rPr>
          <w:rFonts w:ascii="Consolas" w:eastAsia="Times New Roman" w:hAnsi="Consolas"/>
          <w:kern w:val="0"/>
          <w:sz w:val="20"/>
          <w:szCs w:val="20"/>
          <w14:ligatures w14:val="none"/>
        </w:rPr>
        <w:t>T_c_o_p</w:t>
      </w:r>
      <w:proofErr w:type="spellEnd"/>
      <w:r w:rsidRPr="00AD30F8">
        <w:rPr>
          <w:rFonts w:ascii="Consolas" w:eastAsia="Times New Roman" w:hAnsi="Consolas"/>
          <w:kern w:val="0"/>
          <w:sz w:val="20"/>
          <w:szCs w:val="20"/>
          <w14:ligatures w14:val="none"/>
        </w:rPr>
        <w:t>)])</w:t>
      </w:r>
    </w:p>
    <w:p w14:paraId="2DB7E9CF"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03918398"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fprintf</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'\n Counter Flow \n'</w:t>
      </w:r>
      <w:r w:rsidRPr="00AD30F8">
        <w:rPr>
          <w:rFonts w:ascii="Consolas" w:eastAsia="Times New Roman" w:hAnsi="Consolas"/>
          <w:kern w:val="0"/>
          <w:sz w:val="20"/>
          <w:szCs w:val="20"/>
          <w14:ligatures w14:val="none"/>
        </w:rPr>
        <w:t>)</w:t>
      </w:r>
    </w:p>
    <w:p w14:paraId="00720616"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'Heat Transfer Rate: '</w:t>
      </w:r>
      <w:r w:rsidRPr="00AD30F8">
        <w:rPr>
          <w:rFonts w:ascii="Consolas" w:eastAsia="Times New Roman" w:hAnsi="Consolas"/>
          <w:kern w:val="0"/>
          <w:sz w:val="20"/>
          <w:szCs w:val="20"/>
          <w14:ligatures w14:val="none"/>
        </w:rPr>
        <w:t>,num2str(</w:t>
      </w:r>
      <w:proofErr w:type="spellStart"/>
      <w:r w:rsidRPr="00AD30F8">
        <w:rPr>
          <w:rFonts w:ascii="Consolas" w:eastAsia="Times New Roman" w:hAnsi="Consolas"/>
          <w:kern w:val="0"/>
          <w:sz w:val="20"/>
          <w:szCs w:val="20"/>
          <w14:ligatures w14:val="none"/>
        </w:rPr>
        <w:t>q_c</w:t>
      </w:r>
      <w:proofErr w:type="spellEnd"/>
      <w:r w:rsidRPr="00AD30F8">
        <w:rPr>
          <w:rFonts w:ascii="Consolas" w:eastAsia="Times New Roman" w:hAnsi="Consolas"/>
          <w:kern w:val="0"/>
          <w:sz w:val="20"/>
          <w:szCs w:val="20"/>
          <w14:ligatures w14:val="none"/>
        </w:rPr>
        <w:t>)])</w:t>
      </w:r>
    </w:p>
    <w:p w14:paraId="31601F62"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'Final Hot Temperature: '</w:t>
      </w:r>
      <w:r w:rsidRPr="00AD30F8">
        <w:rPr>
          <w:rFonts w:ascii="Consolas" w:eastAsia="Times New Roman" w:hAnsi="Consolas"/>
          <w:kern w:val="0"/>
          <w:sz w:val="20"/>
          <w:szCs w:val="20"/>
          <w14:ligatures w14:val="none"/>
        </w:rPr>
        <w:t>,num2str(</w:t>
      </w:r>
      <w:proofErr w:type="spellStart"/>
      <w:r w:rsidRPr="00AD30F8">
        <w:rPr>
          <w:rFonts w:ascii="Consolas" w:eastAsia="Times New Roman" w:hAnsi="Consolas"/>
          <w:kern w:val="0"/>
          <w:sz w:val="20"/>
          <w:szCs w:val="20"/>
          <w14:ligatures w14:val="none"/>
        </w:rPr>
        <w:t>T_h_o_c</w:t>
      </w:r>
      <w:proofErr w:type="spellEnd"/>
      <w:r w:rsidRPr="00AD30F8">
        <w:rPr>
          <w:rFonts w:ascii="Consolas" w:eastAsia="Times New Roman" w:hAnsi="Consolas"/>
          <w:kern w:val="0"/>
          <w:sz w:val="20"/>
          <w:szCs w:val="20"/>
          <w14:ligatures w14:val="none"/>
        </w:rPr>
        <w:t>)])</w:t>
      </w:r>
    </w:p>
    <w:p w14:paraId="4FA0BE94" w14:textId="77777777" w:rsidR="00AD30F8" w:rsidRPr="00AD30F8" w:rsidRDefault="00AD30F8" w:rsidP="00AD30F8">
      <w:pPr>
        <w:spacing w:after="0" w:line="240" w:lineRule="auto"/>
        <w:rPr>
          <w:rFonts w:ascii="Consolas" w:eastAsia="Times New Roman" w:hAnsi="Consolas"/>
          <w:kern w:val="0"/>
          <w:sz w:val="20"/>
          <w:szCs w:val="20"/>
          <w14:ligatures w14:val="none"/>
        </w:rPr>
      </w:pPr>
      <w:proofErr w:type="spellStart"/>
      <w:r w:rsidRPr="00AD30F8">
        <w:rPr>
          <w:rFonts w:ascii="Consolas" w:eastAsia="Times New Roman" w:hAnsi="Consolas"/>
          <w:kern w:val="0"/>
          <w:sz w:val="20"/>
          <w:szCs w:val="20"/>
          <w14:ligatures w14:val="none"/>
        </w:rPr>
        <w:t>disp</w:t>
      </w:r>
      <w:proofErr w:type="spellEnd"/>
      <w:r w:rsidRPr="00AD30F8">
        <w:rPr>
          <w:rFonts w:ascii="Consolas" w:eastAsia="Times New Roman" w:hAnsi="Consolas"/>
          <w:kern w:val="0"/>
          <w:sz w:val="20"/>
          <w:szCs w:val="20"/>
          <w14:ligatures w14:val="none"/>
        </w:rPr>
        <w:t>([</w:t>
      </w:r>
      <w:r w:rsidRPr="00AD30F8">
        <w:rPr>
          <w:rFonts w:ascii="Consolas" w:eastAsia="Times New Roman" w:hAnsi="Consolas"/>
          <w:color w:val="A709F5"/>
          <w:kern w:val="0"/>
          <w:sz w:val="20"/>
          <w:szCs w:val="20"/>
          <w14:ligatures w14:val="none"/>
        </w:rPr>
        <w:t>'Final Cold Temperature: '</w:t>
      </w:r>
      <w:r w:rsidRPr="00AD30F8">
        <w:rPr>
          <w:rFonts w:ascii="Consolas" w:eastAsia="Times New Roman" w:hAnsi="Consolas"/>
          <w:kern w:val="0"/>
          <w:sz w:val="20"/>
          <w:szCs w:val="20"/>
          <w14:ligatures w14:val="none"/>
        </w:rPr>
        <w:t>,num2str(</w:t>
      </w:r>
      <w:proofErr w:type="spellStart"/>
      <w:r w:rsidRPr="00AD30F8">
        <w:rPr>
          <w:rFonts w:ascii="Consolas" w:eastAsia="Times New Roman" w:hAnsi="Consolas"/>
          <w:kern w:val="0"/>
          <w:sz w:val="20"/>
          <w:szCs w:val="20"/>
          <w14:ligatures w14:val="none"/>
        </w:rPr>
        <w:t>T_c_o_c</w:t>
      </w:r>
      <w:proofErr w:type="spellEnd"/>
      <w:r w:rsidRPr="00AD30F8">
        <w:rPr>
          <w:rFonts w:ascii="Consolas" w:eastAsia="Times New Roman" w:hAnsi="Consolas"/>
          <w:kern w:val="0"/>
          <w:sz w:val="20"/>
          <w:szCs w:val="20"/>
          <w14:ligatures w14:val="none"/>
        </w:rPr>
        <w:t>)])</w:t>
      </w:r>
    </w:p>
    <w:p w14:paraId="64BC2026" w14:textId="77777777" w:rsidR="00AD30F8" w:rsidRPr="00AD30F8" w:rsidRDefault="00AD30F8" w:rsidP="00AD30F8">
      <w:pPr>
        <w:spacing w:after="0" w:line="240" w:lineRule="auto"/>
        <w:rPr>
          <w:rFonts w:ascii="Consolas" w:eastAsia="Times New Roman" w:hAnsi="Consolas"/>
          <w:kern w:val="0"/>
          <w:sz w:val="20"/>
          <w:szCs w:val="20"/>
          <w14:ligatures w14:val="none"/>
        </w:rPr>
      </w:pPr>
    </w:p>
    <w:p w14:paraId="687D23CB" w14:textId="77777777" w:rsidR="00AD30F8" w:rsidRPr="000D1B22" w:rsidRDefault="00AD30F8" w:rsidP="00210A14"/>
    <w:p w14:paraId="5EFE4C44" w14:textId="77777777" w:rsidR="00210A14" w:rsidRPr="000D1B22" w:rsidRDefault="00210A14" w:rsidP="00BA1185"/>
    <w:p w14:paraId="5489F697" w14:textId="77777777" w:rsidR="00952579" w:rsidRDefault="00952579" w:rsidP="00BA1185"/>
    <w:sectPr w:rsidR="009525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Diana Tiburcio" w:date="2023-12-16T14:45:00Z" w:initials="DT">
    <w:p w14:paraId="38D6E248" w14:textId="77777777" w:rsidR="001E10E1" w:rsidRDefault="001E10E1" w:rsidP="00BA1185">
      <w:pPr>
        <w:pStyle w:val="CommentText"/>
      </w:pPr>
      <w:r>
        <w:rPr>
          <w:rStyle w:val="CommentReference"/>
        </w:rPr>
        <w:annotationRef/>
      </w:r>
      <w:r>
        <w:t>Properly cite the text book</w:t>
      </w:r>
    </w:p>
  </w:comment>
  <w:comment w:id="17" w:author="Jakob Werle" w:date="2023-12-16T18:30:00Z" w:initials="JW">
    <w:p w14:paraId="4466B36A" w14:textId="77777777" w:rsidR="00AD3789" w:rsidRDefault="00AD3789" w:rsidP="00BA1185">
      <w:pPr>
        <w:pStyle w:val="CommentText"/>
      </w:pPr>
      <w:r>
        <w:rPr>
          <w:rStyle w:val="CommentReference"/>
        </w:rPr>
        <w:annotationRef/>
      </w:r>
      <w:r>
        <w:t>I believe this is correct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6E248" w15:done="1"/>
  <w15:commentEx w15:paraId="4466B36A" w15:paraIdParent="38D6E24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6EE5468" w16cex:dateUtc="2023-12-16T19:45:00Z"/>
  <w16cex:commentExtensible w16cex:durableId="155CB2C8" w16cex:dateUtc="2023-12-16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6E248" w16cid:durableId="36EE5468"/>
  <w16cid:commentId w16cid:paraId="4466B36A" w16cid:durableId="155CB2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40424" w14:textId="77777777" w:rsidR="001D72C2" w:rsidRDefault="001D72C2" w:rsidP="00E1184E">
      <w:pPr>
        <w:spacing w:after="0" w:line="240" w:lineRule="auto"/>
      </w:pPr>
      <w:r>
        <w:separator/>
      </w:r>
    </w:p>
  </w:endnote>
  <w:endnote w:type="continuationSeparator" w:id="0">
    <w:p w14:paraId="00D7AAC5" w14:textId="77777777" w:rsidR="001D72C2" w:rsidRDefault="001D72C2" w:rsidP="00E1184E">
      <w:pPr>
        <w:spacing w:after="0" w:line="240" w:lineRule="auto"/>
      </w:pPr>
      <w:r>
        <w:continuationSeparator/>
      </w:r>
    </w:p>
  </w:endnote>
  <w:endnote w:type="continuationNotice" w:id="1">
    <w:p w14:paraId="76585F2A" w14:textId="77777777" w:rsidR="001D72C2" w:rsidRDefault="001D72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D7BB5" w14:textId="77777777" w:rsidR="001D72C2" w:rsidRDefault="001D72C2" w:rsidP="00E1184E">
      <w:pPr>
        <w:spacing w:after="0" w:line="240" w:lineRule="auto"/>
      </w:pPr>
      <w:r>
        <w:separator/>
      </w:r>
    </w:p>
  </w:footnote>
  <w:footnote w:type="continuationSeparator" w:id="0">
    <w:p w14:paraId="075B989E" w14:textId="77777777" w:rsidR="001D72C2" w:rsidRDefault="001D72C2" w:rsidP="00E1184E">
      <w:pPr>
        <w:spacing w:after="0" w:line="240" w:lineRule="auto"/>
      </w:pPr>
      <w:r>
        <w:continuationSeparator/>
      </w:r>
    </w:p>
  </w:footnote>
  <w:footnote w:type="continuationNotice" w:id="1">
    <w:p w14:paraId="2C74134A" w14:textId="77777777" w:rsidR="001D72C2" w:rsidRDefault="001D72C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RJ5QK1mZS+dio" int2:id="Xbq0Kdp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88C"/>
    <w:multiLevelType w:val="hybridMultilevel"/>
    <w:tmpl w:val="0E9CFD8A"/>
    <w:lvl w:ilvl="0" w:tplc="1C0AFE88">
      <w:start w:val="1"/>
      <w:numFmt w:val="bullet"/>
      <w:lvlText w:val="o"/>
      <w:lvlJc w:val="left"/>
      <w:pPr>
        <w:tabs>
          <w:tab w:val="num" w:pos="720"/>
        </w:tabs>
        <w:ind w:left="720" w:hanging="360"/>
      </w:pPr>
      <w:rPr>
        <w:rFonts w:ascii="Courier New" w:hAnsi="Courier New" w:hint="default"/>
      </w:rPr>
    </w:lvl>
    <w:lvl w:ilvl="1" w:tplc="6B7855C8">
      <w:start w:val="1"/>
      <w:numFmt w:val="bullet"/>
      <w:lvlText w:val="o"/>
      <w:lvlJc w:val="left"/>
      <w:pPr>
        <w:tabs>
          <w:tab w:val="num" w:pos="1440"/>
        </w:tabs>
        <w:ind w:left="1440" w:hanging="360"/>
      </w:pPr>
      <w:rPr>
        <w:rFonts w:ascii="Courier New" w:hAnsi="Courier New" w:hint="default"/>
      </w:rPr>
    </w:lvl>
    <w:lvl w:ilvl="2" w:tplc="65F013CE" w:tentative="1">
      <w:start w:val="1"/>
      <w:numFmt w:val="bullet"/>
      <w:lvlText w:val="o"/>
      <w:lvlJc w:val="left"/>
      <w:pPr>
        <w:tabs>
          <w:tab w:val="num" w:pos="2160"/>
        </w:tabs>
        <w:ind w:left="2160" w:hanging="360"/>
      </w:pPr>
      <w:rPr>
        <w:rFonts w:ascii="Courier New" w:hAnsi="Courier New" w:hint="default"/>
      </w:rPr>
    </w:lvl>
    <w:lvl w:ilvl="3" w:tplc="28686A7A" w:tentative="1">
      <w:start w:val="1"/>
      <w:numFmt w:val="bullet"/>
      <w:lvlText w:val="o"/>
      <w:lvlJc w:val="left"/>
      <w:pPr>
        <w:tabs>
          <w:tab w:val="num" w:pos="2880"/>
        </w:tabs>
        <w:ind w:left="2880" w:hanging="360"/>
      </w:pPr>
      <w:rPr>
        <w:rFonts w:ascii="Courier New" w:hAnsi="Courier New" w:hint="default"/>
      </w:rPr>
    </w:lvl>
    <w:lvl w:ilvl="4" w:tplc="55E6BD90" w:tentative="1">
      <w:start w:val="1"/>
      <w:numFmt w:val="bullet"/>
      <w:lvlText w:val="o"/>
      <w:lvlJc w:val="left"/>
      <w:pPr>
        <w:tabs>
          <w:tab w:val="num" w:pos="3600"/>
        </w:tabs>
        <w:ind w:left="3600" w:hanging="360"/>
      </w:pPr>
      <w:rPr>
        <w:rFonts w:ascii="Courier New" w:hAnsi="Courier New" w:hint="default"/>
      </w:rPr>
    </w:lvl>
    <w:lvl w:ilvl="5" w:tplc="EBB05756" w:tentative="1">
      <w:start w:val="1"/>
      <w:numFmt w:val="bullet"/>
      <w:lvlText w:val="o"/>
      <w:lvlJc w:val="left"/>
      <w:pPr>
        <w:tabs>
          <w:tab w:val="num" w:pos="4320"/>
        </w:tabs>
        <w:ind w:left="4320" w:hanging="360"/>
      </w:pPr>
      <w:rPr>
        <w:rFonts w:ascii="Courier New" w:hAnsi="Courier New" w:hint="default"/>
      </w:rPr>
    </w:lvl>
    <w:lvl w:ilvl="6" w:tplc="E0BC19F6" w:tentative="1">
      <w:start w:val="1"/>
      <w:numFmt w:val="bullet"/>
      <w:lvlText w:val="o"/>
      <w:lvlJc w:val="left"/>
      <w:pPr>
        <w:tabs>
          <w:tab w:val="num" w:pos="5040"/>
        </w:tabs>
        <w:ind w:left="5040" w:hanging="360"/>
      </w:pPr>
      <w:rPr>
        <w:rFonts w:ascii="Courier New" w:hAnsi="Courier New" w:hint="default"/>
      </w:rPr>
    </w:lvl>
    <w:lvl w:ilvl="7" w:tplc="7812CCC0" w:tentative="1">
      <w:start w:val="1"/>
      <w:numFmt w:val="bullet"/>
      <w:lvlText w:val="o"/>
      <w:lvlJc w:val="left"/>
      <w:pPr>
        <w:tabs>
          <w:tab w:val="num" w:pos="5760"/>
        </w:tabs>
        <w:ind w:left="5760" w:hanging="360"/>
      </w:pPr>
      <w:rPr>
        <w:rFonts w:ascii="Courier New" w:hAnsi="Courier New" w:hint="default"/>
      </w:rPr>
    </w:lvl>
    <w:lvl w:ilvl="8" w:tplc="9CE6D448"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0B2955F1"/>
    <w:multiLevelType w:val="hybridMultilevel"/>
    <w:tmpl w:val="AE903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A3F88"/>
    <w:multiLevelType w:val="hybridMultilevel"/>
    <w:tmpl w:val="21C26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7076D6"/>
    <w:multiLevelType w:val="hybridMultilevel"/>
    <w:tmpl w:val="741E39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CB5188"/>
    <w:multiLevelType w:val="hybridMultilevel"/>
    <w:tmpl w:val="2AFA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8D2781"/>
    <w:multiLevelType w:val="hybridMultilevel"/>
    <w:tmpl w:val="741E39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514D64"/>
    <w:multiLevelType w:val="hybridMultilevel"/>
    <w:tmpl w:val="6AD6EB92"/>
    <w:lvl w:ilvl="0" w:tplc="C0482F5A">
      <w:start w:val="1"/>
      <w:numFmt w:val="bullet"/>
      <w:lvlText w:val="o"/>
      <w:lvlJc w:val="left"/>
      <w:pPr>
        <w:tabs>
          <w:tab w:val="num" w:pos="360"/>
        </w:tabs>
        <w:ind w:left="360" w:hanging="360"/>
      </w:pPr>
      <w:rPr>
        <w:rFonts w:ascii="Courier New" w:hAnsi="Courier New" w:hint="default"/>
      </w:rPr>
    </w:lvl>
    <w:lvl w:ilvl="1" w:tplc="1F705096">
      <w:start w:val="1"/>
      <w:numFmt w:val="bullet"/>
      <w:lvlText w:val="o"/>
      <w:lvlJc w:val="left"/>
      <w:pPr>
        <w:tabs>
          <w:tab w:val="num" w:pos="1080"/>
        </w:tabs>
        <w:ind w:left="1080" w:hanging="360"/>
      </w:pPr>
      <w:rPr>
        <w:rFonts w:ascii="Courier New" w:hAnsi="Courier New" w:hint="default"/>
      </w:rPr>
    </w:lvl>
    <w:lvl w:ilvl="2" w:tplc="13CE3216" w:tentative="1">
      <w:start w:val="1"/>
      <w:numFmt w:val="bullet"/>
      <w:lvlText w:val="o"/>
      <w:lvlJc w:val="left"/>
      <w:pPr>
        <w:tabs>
          <w:tab w:val="num" w:pos="1800"/>
        </w:tabs>
        <w:ind w:left="1800" w:hanging="360"/>
      </w:pPr>
      <w:rPr>
        <w:rFonts w:ascii="Courier New" w:hAnsi="Courier New" w:hint="default"/>
      </w:rPr>
    </w:lvl>
    <w:lvl w:ilvl="3" w:tplc="CE1E0F40" w:tentative="1">
      <w:start w:val="1"/>
      <w:numFmt w:val="bullet"/>
      <w:lvlText w:val="o"/>
      <w:lvlJc w:val="left"/>
      <w:pPr>
        <w:tabs>
          <w:tab w:val="num" w:pos="2520"/>
        </w:tabs>
        <w:ind w:left="2520" w:hanging="360"/>
      </w:pPr>
      <w:rPr>
        <w:rFonts w:ascii="Courier New" w:hAnsi="Courier New" w:hint="default"/>
      </w:rPr>
    </w:lvl>
    <w:lvl w:ilvl="4" w:tplc="579C79F4" w:tentative="1">
      <w:start w:val="1"/>
      <w:numFmt w:val="bullet"/>
      <w:lvlText w:val="o"/>
      <w:lvlJc w:val="left"/>
      <w:pPr>
        <w:tabs>
          <w:tab w:val="num" w:pos="3240"/>
        </w:tabs>
        <w:ind w:left="3240" w:hanging="360"/>
      </w:pPr>
      <w:rPr>
        <w:rFonts w:ascii="Courier New" w:hAnsi="Courier New" w:hint="default"/>
      </w:rPr>
    </w:lvl>
    <w:lvl w:ilvl="5" w:tplc="FB1AE16C" w:tentative="1">
      <w:start w:val="1"/>
      <w:numFmt w:val="bullet"/>
      <w:lvlText w:val="o"/>
      <w:lvlJc w:val="left"/>
      <w:pPr>
        <w:tabs>
          <w:tab w:val="num" w:pos="3960"/>
        </w:tabs>
        <w:ind w:left="3960" w:hanging="360"/>
      </w:pPr>
      <w:rPr>
        <w:rFonts w:ascii="Courier New" w:hAnsi="Courier New" w:hint="default"/>
      </w:rPr>
    </w:lvl>
    <w:lvl w:ilvl="6" w:tplc="83E69120" w:tentative="1">
      <w:start w:val="1"/>
      <w:numFmt w:val="bullet"/>
      <w:lvlText w:val="o"/>
      <w:lvlJc w:val="left"/>
      <w:pPr>
        <w:tabs>
          <w:tab w:val="num" w:pos="4680"/>
        </w:tabs>
        <w:ind w:left="4680" w:hanging="360"/>
      </w:pPr>
      <w:rPr>
        <w:rFonts w:ascii="Courier New" w:hAnsi="Courier New" w:hint="default"/>
      </w:rPr>
    </w:lvl>
    <w:lvl w:ilvl="7" w:tplc="07FA631C" w:tentative="1">
      <w:start w:val="1"/>
      <w:numFmt w:val="bullet"/>
      <w:lvlText w:val="o"/>
      <w:lvlJc w:val="left"/>
      <w:pPr>
        <w:tabs>
          <w:tab w:val="num" w:pos="5400"/>
        </w:tabs>
        <w:ind w:left="5400" w:hanging="360"/>
      </w:pPr>
      <w:rPr>
        <w:rFonts w:ascii="Courier New" w:hAnsi="Courier New" w:hint="default"/>
      </w:rPr>
    </w:lvl>
    <w:lvl w:ilvl="8" w:tplc="854E93E4" w:tentative="1">
      <w:start w:val="1"/>
      <w:numFmt w:val="bullet"/>
      <w:lvlText w:val="o"/>
      <w:lvlJc w:val="left"/>
      <w:pPr>
        <w:tabs>
          <w:tab w:val="num" w:pos="6120"/>
        </w:tabs>
        <w:ind w:left="6120" w:hanging="360"/>
      </w:pPr>
      <w:rPr>
        <w:rFonts w:ascii="Courier New" w:hAnsi="Courier New" w:hint="default"/>
      </w:rPr>
    </w:lvl>
  </w:abstractNum>
  <w:abstractNum w:abstractNumId="7" w15:restartNumberingAfterBreak="0">
    <w:nsid w:val="7E0725C7"/>
    <w:multiLevelType w:val="hybridMultilevel"/>
    <w:tmpl w:val="C84A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5034039">
    <w:abstractNumId w:val="4"/>
  </w:num>
  <w:num w:numId="2" w16cid:durableId="1454784402">
    <w:abstractNumId w:val="7"/>
  </w:num>
  <w:num w:numId="3" w16cid:durableId="65887559">
    <w:abstractNumId w:val="5"/>
  </w:num>
  <w:num w:numId="4" w16cid:durableId="1310939757">
    <w:abstractNumId w:val="3"/>
  </w:num>
  <w:num w:numId="5" w16cid:durableId="20592442">
    <w:abstractNumId w:val="6"/>
  </w:num>
  <w:num w:numId="6" w16cid:durableId="2124644077">
    <w:abstractNumId w:val="2"/>
  </w:num>
  <w:num w:numId="7" w16cid:durableId="617495581">
    <w:abstractNumId w:val="0"/>
  </w:num>
  <w:num w:numId="8" w16cid:durableId="148335298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a Tiburcio">
    <w15:presenceInfo w15:providerId="AD" w15:userId="S::tun34058@temple.edu::424535f6-42b0-4c59-95c3-3c1f078bb87e"/>
  </w15:person>
  <w15:person w15:author="Jakob Werle">
    <w15:presenceInfo w15:providerId="None" w15:userId="Jakob W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86F"/>
    <w:rsid w:val="00003696"/>
    <w:rsid w:val="00005A35"/>
    <w:rsid w:val="00005E3E"/>
    <w:rsid w:val="00006DF0"/>
    <w:rsid w:val="0000751B"/>
    <w:rsid w:val="00007869"/>
    <w:rsid w:val="000078BF"/>
    <w:rsid w:val="00007E68"/>
    <w:rsid w:val="00010AD2"/>
    <w:rsid w:val="00012CA4"/>
    <w:rsid w:val="00013BC9"/>
    <w:rsid w:val="00013C9E"/>
    <w:rsid w:val="000161DE"/>
    <w:rsid w:val="00016326"/>
    <w:rsid w:val="00016790"/>
    <w:rsid w:val="00020226"/>
    <w:rsid w:val="000231BA"/>
    <w:rsid w:val="0002348D"/>
    <w:rsid w:val="00024D56"/>
    <w:rsid w:val="000267E8"/>
    <w:rsid w:val="00027EFF"/>
    <w:rsid w:val="000307B1"/>
    <w:rsid w:val="00032EC0"/>
    <w:rsid w:val="0003391D"/>
    <w:rsid w:val="0003414A"/>
    <w:rsid w:val="000343EC"/>
    <w:rsid w:val="00034A35"/>
    <w:rsid w:val="00036CBE"/>
    <w:rsid w:val="00036F39"/>
    <w:rsid w:val="00041A88"/>
    <w:rsid w:val="00043B9B"/>
    <w:rsid w:val="00043C8D"/>
    <w:rsid w:val="00044110"/>
    <w:rsid w:val="0004441C"/>
    <w:rsid w:val="000447D4"/>
    <w:rsid w:val="0004652B"/>
    <w:rsid w:val="000474F7"/>
    <w:rsid w:val="00050E85"/>
    <w:rsid w:val="00052E0F"/>
    <w:rsid w:val="00053374"/>
    <w:rsid w:val="0005438E"/>
    <w:rsid w:val="0005517B"/>
    <w:rsid w:val="00055C94"/>
    <w:rsid w:val="00055CAE"/>
    <w:rsid w:val="00056BDB"/>
    <w:rsid w:val="00056C7A"/>
    <w:rsid w:val="0006006F"/>
    <w:rsid w:val="0006021C"/>
    <w:rsid w:val="0006077F"/>
    <w:rsid w:val="00061F6C"/>
    <w:rsid w:val="000622C2"/>
    <w:rsid w:val="0006242B"/>
    <w:rsid w:val="00064C85"/>
    <w:rsid w:val="0006575F"/>
    <w:rsid w:val="00065DF5"/>
    <w:rsid w:val="00067117"/>
    <w:rsid w:val="00067594"/>
    <w:rsid w:val="00067A55"/>
    <w:rsid w:val="00070950"/>
    <w:rsid w:val="0007098C"/>
    <w:rsid w:val="00071C5F"/>
    <w:rsid w:val="00071C62"/>
    <w:rsid w:val="000736BB"/>
    <w:rsid w:val="00073A49"/>
    <w:rsid w:val="0007529C"/>
    <w:rsid w:val="00075CCC"/>
    <w:rsid w:val="00076C5D"/>
    <w:rsid w:val="00077E1A"/>
    <w:rsid w:val="0008024C"/>
    <w:rsid w:val="00080C42"/>
    <w:rsid w:val="00080D00"/>
    <w:rsid w:val="00081DE6"/>
    <w:rsid w:val="00082CC9"/>
    <w:rsid w:val="00082F1C"/>
    <w:rsid w:val="00083357"/>
    <w:rsid w:val="00086DC0"/>
    <w:rsid w:val="000919D0"/>
    <w:rsid w:val="00091ABD"/>
    <w:rsid w:val="00092659"/>
    <w:rsid w:val="0009297B"/>
    <w:rsid w:val="00092EC9"/>
    <w:rsid w:val="00093766"/>
    <w:rsid w:val="00093863"/>
    <w:rsid w:val="000939DE"/>
    <w:rsid w:val="00093FEE"/>
    <w:rsid w:val="00094320"/>
    <w:rsid w:val="00094383"/>
    <w:rsid w:val="000947D9"/>
    <w:rsid w:val="000A0854"/>
    <w:rsid w:val="000A11A1"/>
    <w:rsid w:val="000A1B60"/>
    <w:rsid w:val="000A2A4C"/>
    <w:rsid w:val="000A2E89"/>
    <w:rsid w:val="000A30E7"/>
    <w:rsid w:val="000A4675"/>
    <w:rsid w:val="000A4B0E"/>
    <w:rsid w:val="000A52BD"/>
    <w:rsid w:val="000A5517"/>
    <w:rsid w:val="000B0161"/>
    <w:rsid w:val="000B08F6"/>
    <w:rsid w:val="000B14CB"/>
    <w:rsid w:val="000B15CB"/>
    <w:rsid w:val="000B1863"/>
    <w:rsid w:val="000B2E2E"/>
    <w:rsid w:val="000B32CC"/>
    <w:rsid w:val="000B3A90"/>
    <w:rsid w:val="000B3DBC"/>
    <w:rsid w:val="000B41DA"/>
    <w:rsid w:val="000B5A21"/>
    <w:rsid w:val="000B61C7"/>
    <w:rsid w:val="000B64E4"/>
    <w:rsid w:val="000B740B"/>
    <w:rsid w:val="000B7EEF"/>
    <w:rsid w:val="000C01FF"/>
    <w:rsid w:val="000C02B8"/>
    <w:rsid w:val="000C08E8"/>
    <w:rsid w:val="000C19CB"/>
    <w:rsid w:val="000C1B1C"/>
    <w:rsid w:val="000C1DE7"/>
    <w:rsid w:val="000C612C"/>
    <w:rsid w:val="000C63B4"/>
    <w:rsid w:val="000C64DC"/>
    <w:rsid w:val="000C7DB2"/>
    <w:rsid w:val="000D04CB"/>
    <w:rsid w:val="000D177F"/>
    <w:rsid w:val="000D1B22"/>
    <w:rsid w:val="000D1C88"/>
    <w:rsid w:val="000D25F7"/>
    <w:rsid w:val="000D3C9E"/>
    <w:rsid w:val="000D5A20"/>
    <w:rsid w:val="000D72B2"/>
    <w:rsid w:val="000E06FE"/>
    <w:rsid w:val="000E12D2"/>
    <w:rsid w:val="000E1B9D"/>
    <w:rsid w:val="000E224E"/>
    <w:rsid w:val="000E251D"/>
    <w:rsid w:val="000E4943"/>
    <w:rsid w:val="000E4EE7"/>
    <w:rsid w:val="000E56CF"/>
    <w:rsid w:val="000E6AB9"/>
    <w:rsid w:val="000E7CAE"/>
    <w:rsid w:val="000E7E5C"/>
    <w:rsid w:val="000F0075"/>
    <w:rsid w:val="000F0A0B"/>
    <w:rsid w:val="000F2BA5"/>
    <w:rsid w:val="000F2E12"/>
    <w:rsid w:val="000F3BFE"/>
    <w:rsid w:val="000F3FB2"/>
    <w:rsid w:val="000F48A5"/>
    <w:rsid w:val="000F6A8D"/>
    <w:rsid w:val="000F717D"/>
    <w:rsid w:val="000F7657"/>
    <w:rsid w:val="000F7EA6"/>
    <w:rsid w:val="00102F54"/>
    <w:rsid w:val="00103321"/>
    <w:rsid w:val="0010362A"/>
    <w:rsid w:val="0010408C"/>
    <w:rsid w:val="001046E9"/>
    <w:rsid w:val="00104C0D"/>
    <w:rsid w:val="0010718A"/>
    <w:rsid w:val="00107A08"/>
    <w:rsid w:val="001132F6"/>
    <w:rsid w:val="001133B2"/>
    <w:rsid w:val="001135D2"/>
    <w:rsid w:val="00113A86"/>
    <w:rsid w:val="00113B14"/>
    <w:rsid w:val="00114465"/>
    <w:rsid w:val="001163D9"/>
    <w:rsid w:val="0012070D"/>
    <w:rsid w:val="001209A3"/>
    <w:rsid w:val="0012205B"/>
    <w:rsid w:val="00122D4D"/>
    <w:rsid w:val="00122D8E"/>
    <w:rsid w:val="00123192"/>
    <w:rsid w:val="001237D1"/>
    <w:rsid w:val="001238A3"/>
    <w:rsid w:val="0012398A"/>
    <w:rsid w:val="00123C1D"/>
    <w:rsid w:val="00123CE0"/>
    <w:rsid w:val="00123F52"/>
    <w:rsid w:val="00124899"/>
    <w:rsid w:val="001249C3"/>
    <w:rsid w:val="00125EFC"/>
    <w:rsid w:val="00127F25"/>
    <w:rsid w:val="001301FB"/>
    <w:rsid w:val="001306BF"/>
    <w:rsid w:val="00130984"/>
    <w:rsid w:val="001317DE"/>
    <w:rsid w:val="00132064"/>
    <w:rsid w:val="00133F59"/>
    <w:rsid w:val="0013437E"/>
    <w:rsid w:val="00136088"/>
    <w:rsid w:val="00137914"/>
    <w:rsid w:val="001425D0"/>
    <w:rsid w:val="00143035"/>
    <w:rsid w:val="00144DE1"/>
    <w:rsid w:val="0014660B"/>
    <w:rsid w:val="001508D5"/>
    <w:rsid w:val="00150F81"/>
    <w:rsid w:val="001511FD"/>
    <w:rsid w:val="00152385"/>
    <w:rsid w:val="00153C00"/>
    <w:rsid w:val="0015410D"/>
    <w:rsid w:val="001545B7"/>
    <w:rsid w:val="00154EB0"/>
    <w:rsid w:val="00155E3E"/>
    <w:rsid w:val="0016061A"/>
    <w:rsid w:val="00162684"/>
    <w:rsid w:val="00162920"/>
    <w:rsid w:val="00162ACC"/>
    <w:rsid w:val="00162BF7"/>
    <w:rsid w:val="00163754"/>
    <w:rsid w:val="001638C7"/>
    <w:rsid w:val="001649E2"/>
    <w:rsid w:val="001656B4"/>
    <w:rsid w:val="00166D79"/>
    <w:rsid w:val="001670DA"/>
    <w:rsid w:val="00167C4E"/>
    <w:rsid w:val="00167D3D"/>
    <w:rsid w:val="001701F9"/>
    <w:rsid w:val="001703EE"/>
    <w:rsid w:val="00172C2D"/>
    <w:rsid w:val="0017441D"/>
    <w:rsid w:val="00174CB2"/>
    <w:rsid w:val="001755D1"/>
    <w:rsid w:val="001758DA"/>
    <w:rsid w:val="00175B86"/>
    <w:rsid w:val="00175F51"/>
    <w:rsid w:val="00176125"/>
    <w:rsid w:val="00176682"/>
    <w:rsid w:val="00176D06"/>
    <w:rsid w:val="0018024B"/>
    <w:rsid w:val="0018032D"/>
    <w:rsid w:val="0018032E"/>
    <w:rsid w:val="001864B9"/>
    <w:rsid w:val="00186A4E"/>
    <w:rsid w:val="00186DA3"/>
    <w:rsid w:val="00187285"/>
    <w:rsid w:val="0018787B"/>
    <w:rsid w:val="0019123F"/>
    <w:rsid w:val="00191460"/>
    <w:rsid w:val="00191C15"/>
    <w:rsid w:val="00192579"/>
    <w:rsid w:val="00192700"/>
    <w:rsid w:val="001936D9"/>
    <w:rsid w:val="00193C2F"/>
    <w:rsid w:val="00193EE3"/>
    <w:rsid w:val="00194361"/>
    <w:rsid w:val="00195A6C"/>
    <w:rsid w:val="00195B54"/>
    <w:rsid w:val="0019642D"/>
    <w:rsid w:val="001967FD"/>
    <w:rsid w:val="001975AF"/>
    <w:rsid w:val="00197D6A"/>
    <w:rsid w:val="001A16D3"/>
    <w:rsid w:val="001A1C0F"/>
    <w:rsid w:val="001A52B5"/>
    <w:rsid w:val="001A5F9F"/>
    <w:rsid w:val="001A66E1"/>
    <w:rsid w:val="001B24EE"/>
    <w:rsid w:val="001B2566"/>
    <w:rsid w:val="001B2AC8"/>
    <w:rsid w:val="001B309E"/>
    <w:rsid w:val="001B3E67"/>
    <w:rsid w:val="001B4BC7"/>
    <w:rsid w:val="001B4FF0"/>
    <w:rsid w:val="001B6C75"/>
    <w:rsid w:val="001C0927"/>
    <w:rsid w:val="001C12E2"/>
    <w:rsid w:val="001C1417"/>
    <w:rsid w:val="001C163F"/>
    <w:rsid w:val="001C2D20"/>
    <w:rsid w:val="001C2D94"/>
    <w:rsid w:val="001C2F3F"/>
    <w:rsid w:val="001C324F"/>
    <w:rsid w:val="001C4154"/>
    <w:rsid w:val="001C4C7B"/>
    <w:rsid w:val="001C51E0"/>
    <w:rsid w:val="001D069A"/>
    <w:rsid w:val="001D1BA8"/>
    <w:rsid w:val="001D1FDA"/>
    <w:rsid w:val="001D2213"/>
    <w:rsid w:val="001D3C8B"/>
    <w:rsid w:val="001D4039"/>
    <w:rsid w:val="001D41E2"/>
    <w:rsid w:val="001D49F6"/>
    <w:rsid w:val="001D5B22"/>
    <w:rsid w:val="001D6124"/>
    <w:rsid w:val="001D6C3A"/>
    <w:rsid w:val="001D72C2"/>
    <w:rsid w:val="001D7DD8"/>
    <w:rsid w:val="001E10E1"/>
    <w:rsid w:val="001E1496"/>
    <w:rsid w:val="001E22E2"/>
    <w:rsid w:val="001E3200"/>
    <w:rsid w:val="001E3469"/>
    <w:rsid w:val="001E48EC"/>
    <w:rsid w:val="001E5C1B"/>
    <w:rsid w:val="001E5C9C"/>
    <w:rsid w:val="001E64B7"/>
    <w:rsid w:val="001F0F0F"/>
    <w:rsid w:val="001F2B4F"/>
    <w:rsid w:val="001F46E7"/>
    <w:rsid w:val="001F4AEF"/>
    <w:rsid w:val="001F52EA"/>
    <w:rsid w:val="001F644D"/>
    <w:rsid w:val="001F65D4"/>
    <w:rsid w:val="001F6E77"/>
    <w:rsid w:val="0020149A"/>
    <w:rsid w:val="00204A29"/>
    <w:rsid w:val="0020743E"/>
    <w:rsid w:val="00210811"/>
    <w:rsid w:val="00210A14"/>
    <w:rsid w:val="002116C6"/>
    <w:rsid w:val="002125EB"/>
    <w:rsid w:val="0021270D"/>
    <w:rsid w:val="00212A2E"/>
    <w:rsid w:val="002140AD"/>
    <w:rsid w:val="002163A4"/>
    <w:rsid w:val="00217283"/>
    <w:rsid w:val="00222257"/>
    <w:rsid w:val="00222B62"/>
    <w:rsid w:val="00222BEC"/>
    <w:rsid w:val="00222CBA"/>
    <w:rsid w:val="00223B79"/>
    <w:rsid w:val="00223E71"/>
    <w:rsid w:val="0022544B"/>
    <w:rsid w:val="00225E0E"/>
    <w:rsid w:val="00225FB5"/>
    <w:rsid w:val="0022681B"/>
    <w:rsid w:val="00226BA7"/>
    <w:rsid w:val="00231D03"/>
    <w:rsid w:val="002352A6"/>
    <w:rsid w:val="0023557F"/>
    <w:rsid w:val="002375A6"/>
    <w:rsid w:val="00237759"/>
    <w:rsid w:val="00240147"/>
    <w:rsid w:val="00240906"/>
    <w:rsid w:val="00240E2A"/>
    <w:rsid w:val="002429E2"/>
    <w:rsid w:val="00242A40"/>
    <w:rsid w:val="00243750"/>
    <w:rsid w:val="002437DF"/>
    <w:rsid w:val="002447B5"/>
    <w:rsid w:val="00244A5F"/>
    <w:rsid w:val="00245634"/>
    <w:rsid w:val="00246FA9"/>
    <w:rsid w:val="00251982"/>
    <w:rsid w:val="00251B30"/>
    <w:rsid w:val="00253FD3"/>
    <w:rsid w:val="002553FA"/>
    <w:rsid w:val="0025581D"/>
    <w:rsid w:val="002568B4"/>
    <w:rsid w:val="00256967"/>
    <w:rsid w:val="002621E4"/>
    <w:rsid w:val="00263358"/>
    <w:rsid w:val="002635EC"/>
    <w:rsid w:val="00264B8D"/>
    <w:rsid w:val="002657EC"/>
    <w:rsid w:val="00265F78"/>
    <w:rsid w:val="00266584"/>
    <w:rsid w:val="002668B4"/>
    <w:rsid w:val="0026695F"/>
    <w:rsid w:val="002707CC"/>
    <w:rsid w:val="00270A22"/>
    <w:rsid w:val="00270CC0"/>
    <w:rsid w:val="0027113C"/>
    <w:rsid w:val="00271C48"/>
    <w:rsid w:val="00271E42"/>
    <w:rsid w:val="0027296B"/>
    <w:rsid w:val="002738B5"/>
    <w:rsid w:val="00275990"/>
    <w:rsid w:val="00275B35"/>
    <w:rsid w:val="00275ED5"/>
    <w:rsid w:val="0027662D"/>
    <w:rsid w:val="00277388"/>
    <w:rsid w:val="002801C7"/>
    <w:rsid w:val="00280570"/>
    <w:rsid w:val="0028066A"/>
    <w:rsid w:val="002807E1"/>
    <w:rsid w:val="0028090F"/>
    <w:rsid w:val="00280B26"/>
    <w:rsid w:val="002811AD"/>
    <w:rsid w:val="00281222"/>
    <w:rsid w:val="00281921"/>
    <w:rsid w:val="00282627"/>
    <w:rsid w:val="00282BF0"/>
    <w:rsid w:val="00283789"/>
    <w:rsid w:val="00283BFC"/>
    <w:rsid w:val="0028520B"/>
    <w:rsid w:val="00286103"/>
    <w:rsid w:val="002863F0"/>
    <w:rsid w:val="00286F29"/>
    <w:rsid w:val="00292B28"/>
    <w:rsid w:val="002939F5"/>
    <w:rsid w:val="00293A41"/>
    <w:rsid w:val="0029405B"/>
    <w:rsid w:val="00296BF3"/>
    <w:rsid w:val="002974CB"/>
    <w:rsid w:val="002A0075"/>
    <w:rsid w:val="002A01D0"/>
    <w:rsid w:val="002A0BC0"/>
    <w:rsid w:val="002A18AE"/>
    <w:rsid w:val="002A1C0A"/>
    <w:rsid w:val="002A2FD9"/>
    <w:rsid w:val="002A32EA"/>
    <w:rsid w:val="002A3C56"/>
    <w:rsid w:val="002A5E57"/>
    <w:rsid w:val="002A6858"/>
    <w:rsid w:val="002A70AE"/>
    <w:rsid w:val="002A784A"/>
    <w:rsid w:val="002A7BEB"/>
    <w:rsid w:val="002A7FF2"/>
    <w:rsid w:val="002B0B79"/>
    <w:rsid w:val="002B1AA7"/>
    <w:rsid w:val="002B1EB3"/>
    <w:rsid w:val="002B2D5E"/>
    <w:rsid w:val="002B72FF"/>
    <w:rsid w:val="002B7E21"/>
    <w:rsid w:val="002C242F"/>
    <w:rsid w:val="002C24BE"/>
    <w:rsid w:val="002C2F57"/>
    <w:rsid w:val="002C33CD"/>
    <w:rsid w:val="002C34C4"/>
    <w:rsid w:val="002C3BD0"/>
    <w:rsid w:val="002C41BE"/>
    <w:rsid w:val="002C4F93"/>
    <w:rsid w:val="002C5799"/>
    <w:rsid w:val="002C6E3A"/>
    <w:rsid w:val="002C7327"/>
    <w:rsid w:val="002C7AD6"/>
    <w:rsid w:val="002D0054"/>
    <w:rsid w:val="002D0F05"/>
    <w:rsid w:val="002D150C"/>
    <w:rsid w:val="002D1D44"/>
    <w:rsid w:val="002D2A95"/>
    <w:rsid w:val="002D2B9C"/>
    <w:rsid w:val="002D2E93"/>
    <w:rsid w:val="002D42DE"/>
    <w:rsid w:val="002D4D63"/>
    <w:rsid w:val="002D57B2"/>
    <w:rsid w:val="002D6022"/>
    <w:rsid w:val="002D66D8"/>
    <w:rsid w:val="002D79E3"/>
    <w:rsid w:val="002D7AE2"/>
    <w:rsid w:val="002D7DE1"/>
    <w:rsid w:val="002D7E94"/>
    <w:rsid w:val="002E24D7"/>
    <w:rsid w:val="002E3324"/>
    <w:rsid w:val="002E33F6"/>
    <w:rsid w:val="002E5067"/>
    <w:rsid w:val="002E57D4"/>
    <w:rsid w:val="002E5B80"/>
    <w:rsid w:val="002E61E8"/>
    <w:rsid w:val="002E7951"/>
    <w:rsid w:val="002F01F8"/>
    <w:rsid w:val="002F3770"/>
    <w:rsid w:val="002F4860"/>
    <w:rsid w:val="002F4B37"/>
    <w:rsid w:val="002F7ECE"/>
    <w:rsid w:val="00301293"/>
    <w:rsid w:val="0030141A"/>
    <w:rsid w:val="0030311C"/>
    <w:rsid w:val="00304A7C"/>
    <w:rsid w:val="0030546F"/>
    <w:rsid w:val="00306121"/>
    <w:rsid w:val="003062D2"/>
    <w:rsid w:val="003064E0"/>
    <w:rsid w:val="00306CD2"/>
    <w:rsid w:val="00307187"/>
    <w:rsid w:val="0030780F"/>
    <w:rsid w:val="003079F2"/>
    <w:rsid w:val="00307A35"/>
    <w:rsid w:val="00310666"/>
    <w:rsid w:val="00310EE1"/>
    <w:rsid w:val="003118D0"/>
    <w:rsid w:val="00314B87"/>
    <w:rsid w:val="00315609"/>
    <w:rsid w:val="00315957"/>
    <w:rsid w:val="0031685C"/>
    <w:rsid w:val="00316F54"/>
    <w:rsid w:val="0031780F"/>
    <w:rsid w:val="00320AC2"/>
    <w:rsid w:val="003224C7"/>
    <w:rsid w:val="00323AF4"/>
    <w:rsid w:val="00324217"/>
    <w:rsid w:val="00325B5E"/>
    <w:rsid w:val="003278B7"/>
    <w:rsid w:val="003315C4"/>
    <w:rsid w:val="00332530"/>
    <w:rsid w:val="003336EF"/>
    <w:rsid w:val="0033458F"/>
    <w:rsid w:val="00334DAD"/>
    <w:rsid w:val="00334DBD"/>
    <w:rsid w:val="00335266"/>
    <w:rsid w:val="00335A13"/>
    <w:rsid w:val="003362D5"/>
    <w:rsid w:val="00336FF9"/>
    <w:rsid w:val="00337273"/>
    <w:rsid w:val="00341821"/>
    <w:rsid w:val="00341A83"/>
    <w:rsid w:val="00341B3C"/>
    <w:rsid w:val="0034271B"/>
    <w:rsid w:val="00342F47"/>
    <w:rsid w:val="00344656"/>
    <w:rsid w:val="003450C0"/>
    <w:rsid w:val="0034586F"/>
    <w:rsid w:val="0034599B"/>
    <w:rsid w:val="003469A6"/>
    <w:rsid w:val="00346CF1"/>
    <w:rsid w:val="00346D05"/>
    <w:rsid w:val="00346E42"/>
    <w:rsid w:val="00346EFD"/>
    <w:rsid w:val="00350AF9"/>
    <w:rsid w:val="00350B34"/>
    <w:rsid w:val="00350B3D"/>
    <w:rsid w:val="00351CEB"/>
    <w:rsid w:val="00351E01"/>
    <w:rsid w:val="00352C47"/>
    <w:rsid w:val="003544A2"/>
    <w:rsid w:val="00354531"/>
    <w:rsid w:val="00354B34"/>
    <w:rsid w:val="0035537C"/>
    <w:rsid w:val="00356349"/>
    <w:rsid w:val="00356BCD"/>
    <w:rsid w:val="00356F3B"/>
    <w:rsid w:val="00357327"/>
    <w:rsid w:val="003575D1"/>
    <w:rsid w:val="00361A39"/>
    <w:rsid w:val="0036303F"/>
    <w:rsid w:val="00363C90"/>
    <w:rsid w:val="003658F0"/>
    <w:rsid w:val="00365BC8"/>
    <w:rsid w:val="00365D8F"/>
    <w:rsid w:val="00365EBA"/>
    <w:rsid w:val="0036628D"/>
    <w:rsid w:val="003670BE"/>
    <w:rsid w:val="00367FB6"/>
    <w:rsid w:val="0037058C"/>
    <w:rsid w:val="00370F80"/>
    <w:rsid w:val="0037249D"/>
    <w:rsid w:val="003728BD"/>
    <w:rsid w:val="0037412A"/>
    <w:rsid w:val="00375E76"/>
    <w:rsid w:val="003836D6"/>
    <w:rsid w:val="0038526E"/>
    <w:rsid w:val="00385C26"/>
    <w:rsid w:val="00386B86"/>
    <w:rsid w:val="003874AC"/>
    <w:rsid w:val="00387B79"/>
    <w:rsid w:val="0039039A"/>
    <w:rsid w:val="00390E55"/>
    <w:rsid w:val="003911E1"/>
    <w:rsid w:val="0039138D"/>
    <w:rsid w:val="003928AC"/>
    <w:rsid w:val="00393E43"/>
    <w:rsid w:val="00394519"/>
    <w:rsid w:val="0039455D"/>
    <w:rsid w:val="00395337"/>
    <w:rsid w:val="00395E0C"/>
    <w:rsid w:val="003963EC"/>
    <w:rsid w:val="00396B9F"/>
    <w:rsid w:val="00396EEB"/>
    <w:rsid w:val="00397341"/>
    <w:rsid w:val="003A0B1D"/>
    <w:rsid w:val="003A2C55"/>
    <w:rsid w:val="003A368A"/>
    <w:rsid w:val="003A489C"/>
    <w:rsid w:val="003A4C23"/>
    <w:rsid w:val="003A6744"/>
    <w:rsid w:val="003A6F50"/>
    <w:rsid w:val="003B113D"/>
    <w:rsid w:val="003B162F"/>
    <w:rsid w:val="003B16C7"/>
    <w:rsid w:val="003B1DFA"/>
    <w:rsid w:val="003B3726"/>
    <w:rsid w:val="003B3B18"/>
    <w:rsid w:val="003B565C"/>
    <w:rsid w:val="003B6FFE"/>
    <w:rsid w:val="003C04FE"/>
    <w:rsid w:val="003C0657"/>
    <w:rsid w:val="003C0A54"/>
    <w:rsid w:val="003C1DF9"/>
    <w:rsid w:val="003C21F7"/>
    <w:rsid w:val="003C4A9B"/>
    <w:rsid w:val="003C5065"/>
    <w:rsid w:val="003C719A"/>
    <w:rsid w:val="003C7A1D"/>
    <w:rsid w:val="003C7BA7"/>
    <w:rsid w:val="003D029D"/>
    <w:rsid w:val="003D0CF7"/>
    <w:rsid w:val="003D1538"/>
    <w:rsid w:val="003D19C0"/>
    <w:rsid w:val="003D1EF9"/>
    <w:rsid w:val="003D2401"/>
    <w:rsid w:val="003D2D40"/>
    <w:rsid w:val="003D4F64"/>
    <w:rsid w:val="003D6EDA"/>
    <w:rsid w:val="003D6EEB"/>
    <w:rsid w:val="003D7059"/>
    <w:rsid w:val="003D79D0"/>
    <w:rsid w:val="003E0B9C"/>
    <w:rsid w:val="003E0EF0"/>
    <w:rsid w:val="003E1EF9"/>
    <w:rsid w:val="003E26AC"/>
    <w:rsid w:val="003E36A4"/>
    <w:rsid w:val="003E39C3"/>
    <w:rsid w:val="003E3ABD"/>
    <w:rsid w:val="003E3C0D"/>
    <w:rsid w:val="003E4FA3"/>
    <w:rsid w:val="003E5BF9"/>
    <w:rsid w:val="003E6A6C"/>
    <w:rsid w:val="003F0A74"/>
    <w:rsid w:val="003F123A"/>
    <w:rsid w:val="003F136B"/>
    <w:rsid w:val="003F1F69"/>
    <w:rsid w:val="003F43AA"/>
    <w:rsid w:val="003F5572"/>
    <w:rsid w:val="003F5A45"/>
    <w:rsid w:val="003F7F4B"/>
    <w:rsid w:val="003F7F84"/>
    <w:rsid w:val="00402ACF"/>
    <w:rsid w:val="00404222"/>
    <w:rsid w:val="004042FE"/>
    <w:rsid w:val="00407860"/>
    <w:rsid w:val="00410716"/>
    <w:rsid w:val="004114A2"/>
    <w:rsid w:val="00411C16"/>
    <w:rsid w:val="00413398"/>
    <w:rsid w:val="004137D6"/>
    <w:rsid w:val="00413D50"/>
    <w:rsid w:val="00413D6C"/>
    <w:rsid w:val="0041431B"/>
    <w:rsid w:val="00414E68"/>
    <w:rsid w:val="00417011"/>
    <w:rsid w:val="0041768C"/>
    <w:rsid w:val="00417CB2"/>
    <w:rsid w:val="004203F9"/>
    <w:rsid w:val="00420E3A"/>
    <w:rsid w:val="004215EC"/>
    <w:rsid w:val="00421607"/>
    <w:rsid w:val="00421D65"/>
    <w:rsid w:val="004228CC"/>
    <w:rsid w:val="00422CBF"/>
    <w:rsid w:val="00426DB3"/>
    <w:rsid w:val="004276AD"/>
    <w:rsid w:val="00427BAE"/>
    <w:rsid w:val="00430CC2"/>
    <w:rsid w:val="00430DB3"/>
    <w:rsid w:val="004331A8"/>
    <w:rsid w:val="00434477"/>
    <w:rsid w:val="00436994"/>
    <w:rsid w:val="00436D53"/>
    <w:rsid w:val="00437A6B"/>
    <w:rsid w:val="00437E03"/>
    <w:rsid w:val="00441B30"/>
    <w:rsid w:val="00442242"/>
    <w:rsid w:val="00443B89"/>
    <w:rsid w:val="004453FB"/>
    <w:rsid w:val="00446845"/>
    <w:rsid w:val="0045070D"/>
    <w:rsid w:val="00451FEC"/>
    <w:rsid w:val="00452450"/>
    <w:rsid w:val="00452789"/>
    <w:rsid w:val="004529E4"/>
    <w:rsid w:val="00452CF4"/>
    <w:rsid w:val="00453308"/>
    <w:rsid w:val="00453767"/>
    <w:rsid w:val="00453988"/>
    <w:rsid w:val="00453E0B"/>
    <w:rsid w:val="004548C9"/>
    <w:rsid w:val="00454A60"/>
    <w:rsid w:val="00455411"/>
    <w:rsid w:val="0045545E"/>
    <w:rsid w:val="00456C01"/>
    <w:rsid w:val="00456EC6"/>
    <w:rsid w:val="00457046"/>
    <w:rsid w:val="00457D3F"/>
    <w:rsid w:val="004605A1"/>
    <w:rsid w:val="00460D39"/>
    <w:rsid w:val="00461586"/>
    <w:rsid w:val="00461A35"/>
    <w:rsid w:val="004643B5"/>
    <w:rsid w:val="00464794"/>
    <w:rsid w:val="00464CA0"/>
    <w:rsid w:val="00467004"/>
    <w:rsid w:val="00467353"/>
    <w:rsid w:val="00470FDC"/>
    <w:rsid w:val="00472768"/>
    <w:rsid w:val="00472D27"/>
    <w:rsid w:val="0047361F"/>
    <w:rsid w:val="0047559D"/>
    <w:rsid w:val="00475A5B"/>
    <w:rsid w:val="00476F00"/>
    <w:rsid w:val="004776FD"/>
    <w:rsid w:val="00477F08"/>
    <w:rsid w:val="00480842"/>
    <w:rsid w:val="0048174A"/>
    <w:rsid w:val="00481893"/>
    <w:rsid w:val="00481CEC"/>
    <w:rsid w:val="0048272A"/>
    <w:rsid w:val="004840C1"/>
    <w:rsid w:val="00484154"/>
    <w:rsid w:val="0048488B"/>
    <w:rsid w:val="00484EDA"/>
    <w:rsid w:val="0048619F"/>
    <w:rsid w:val="00490BC3"/>
    <w:rsid w:val="00490CD1"/>
    <w:rsid w:val="0049288A"/>
    <w:rsid w:val="004945E9"/>
    <w:rsid w:val="00494DC3"/>
    <w:rsid w:val="00496FCE"/>
    <w:rsid w:val="00497BD4"/>
    <w:rsid w:val="004A0255"/>
    <w:rsid w:val="004A09AA"/>
    <w:rsid w:val="004A2108"/>
    <w:rsid w:val="004A3559"/>
    <w:rsid w:val="004A3738"/>
    <w:rsid w:val="004A3803"/>
    <w:rsid w:val="004A4F85"/>
    <w:rsid w:val="004A5288"/>
    <w:rsid w:val="004A6132"/>
    <w:rsid w:val="004B3EBC"/>
    <w:rsid w:val="004B4086"/>
    <w:rsid w:val="004B47B0"/>
    <w:rsid w:val="004B4E38"/>
    <w:rsid w:val="004B77F1"/>
    <w:rsid w:val="004B7B30"/>
    <w:rsid w:val="004C1538"/>
    <w:rsid w:val="004C1919"/>
    <w:rsid w:val="004C205B"/>
    <w:rsid w:val="004C2911"/>
    <w:rsid w:val="004C2EC3"/>
    <w:rsid w:val="004C3918"/>
    <w:rsid w:val="004C4CAA"/>
    <w:rsid w:val="004C4EF6"/>
    <w:rsid w:val="004C4FD0"/>
    <w:rsid w:val="004C5490"/>
    <w:rsid w:val="004C5A1A"/>
    <w:rsid w:val="004C5D95"/>
    <w:rsid w:val="004C6406"/>
    <w:rsid w:val="004D0E95"/>
    <w:rsid w:val="004D2314"/>
    <w:rsid w:val="004D26E4"/>
    <w:rsid w:val="004D2887"/>
    <w:rsid w:val="004D48D2"/>
    <w:rsid w:val="004D4D4B"/>
    <w:rsid w:val="004D66F5"/>
    <w:rsid w:val="004D6F91"/>
    <w:rsid w:val="004D786A"/>
    <w:rsid w:val="004E0496"/>
    <w:rsid w:val="004E05CF"/>
    <w:rsid w:val="004E106F"/>
    <w:rsid w:val="004E11EA"/>
    <w:rsid w:val="004E2973"/>
    <w:rsid w:val="004E3948"/>
    <w:rsid w:val="004E3AAB"/>
    <w:rsid w:val="004E4A5C"/>
    <w:rsid w:val="004E5E5B"/>
    <w:rsid w:val="004E6B57"/>
    <w:rsid w:val="004F0B15"/>
    <w:rsid w:val="004F16A4"/>
    <w:rsid w:val="004F2BDE"/>
    <w:rsid w:val="004F2C90"/>
    <w:rsid w:val="004F37D8"/>
    <w:rsid w:val="004F5CD0"/>
    <w:rsid w:val="004F6622"/>
    <w:rsid w:val="005015D1"/>
    <w:rsid w:val="00502382"/>
    <w:rsid w:val="005032D4"/>
    <w:rsid w:val="00503EA3"/>
    <w:rsid w:val="005048F8"/>
    <w:rsid w:val="00504BB0"/>
    <w:rsid w:val="00505124"/>
    <w:rsid w:val="005060F6"/>
    <w:rsid w:val="00510550"/>
    <w:rsid w:val="00510CF6"/>
    <w:rsid w:val="00511418"/>
    <w:rsid w:val="0051142D"/>
    <w:rsid w:val="0051298D"/>
    <w:rsid w:val="00514554"/>
    <w:rsid w:val="0052064D"/>
    <w:rsid w:val="00520E6E"/>
    <w:rsid w:val="00520F5F"/>
    <w:rsid w:val="005215F0"/>
    <w:rsid w:val="00521A5D"/>
    <w:rsid w:val="005226B7"/>
    <w:rsid w:val="005229DC"/>
    <w:rsid w:val="005232E1"/>
    <w:rsid w:val="00524051"/>
    <w:rsid w:val="00525882"/>
    <w:rsid w:val="00527D2C"/>
    <w:rsid w:val="005319F2"/>
    <w:rsid w:val="00531A7E"/>
    <w:rsid w:val="005327EF"/>
    <w:rsid w:val="00532C38"/>
    <w:rsid w:val="00533EF4"/>
    <w:rsid w:val="00534261"/>
    <w:rsid w:val="00534320"/>
    <w:rsid w:val="00534D5A"/>
    <w:rsid w:val="005355F0"/>
    <w:rsid w:val="00536D0B"/>
    <w:rsid w:val="005378F5"/>
    <w:rsid w:val="00541F0F"/>
    <w:rsid w:val="005421AF"/>
    <w:rsid w:val="00542EBB"/>
    <w:rsid w:val="005447B3"/>
    <w:rsid w:val="005452F0"/>
    <w:rsid w:val="0054638B"/>
    <w:rsid w:val="0054787F"/>
    <w:rsid w:val="00547F87"/>
    <w:rsid w:val="00551230"/>
    <w:rsid w:val="005513AE"/>
    <w:rsid w:val="00551EDE"/>
    <w:rsid w:val="00553F2C"/>
    <w:rsid w:val="005545B9"/>
    <w:rsid w:val="005549EE"/>
    <w:rsid w:val="005554C3"/>
    <w:rsid w:val="00555DD3"/>
    <w:rsid w:val="005561DA"/>
    <w:rsid w:val="005568C6"/>
    <w:rsid w:val="005577E3"/>
    <w:rsid w:val="00560462"/>
    <w:rsid w:val="005611F1"/>
    <w:rsid w:val="00561342"/>
    <w:rsid w:val="00562395"/>
    <w:rsid w:val="005623C9"/>
    <w:rsid w:val="00563C3C"/>
    <w:rsid w:val="00563DDF"/>
    <w:rsid w:val="00564466"/>
    <w:rsid w:val="00564776"/>
    <w:rsid w:val="005651CC"/>
    <w:rsid w:val="00565783"/>
    <w:rsid w:val="0056582A"/>
    <w:rsid w:val="00566ABB"/>
    <w:rsid w:val="005676E0"/>
    <w:rsid w:val="005739B8"/>
    <w:rsid w:val="00573DB5"/>
    <w:rsid w:val="00574673"/>
    <w:rsid w:val="005748E3"/>
    <w:rsid w:val="00574BC7"/>
    <w:rsid w:val="00576111"/>
    <w:rsid w:val="0057718E"/>
    <w:rsid w:val="00577773"/>
    <w:rsid w:val="00580A68"/>
    <w:rsid w:val="00580A8C"/>
    <w:rsid w:val="00581D5D"/>
    <w:rsid w:val="0058249A"/>
    <w:rsid w:val="005825F4"/>
    <w:rsid w:val="00582BBC"/>
    <w:rsid w:val="00582DC8"/>
    <w:rsid w:val="00584B3C"/>
    <w:rsid w:val="00585E0A"/>
    <w:rsid w:val="00587A03"/>
    <w:rsid w:val="00591E13"/>
    <w:rsid w:val="00591FE5"/>
    <w:rsid w:val="005928C9"/>
    <w:rsid w:val="005943C9"/>
    <w:rsid w:val="00596121"/>
    <w:rsid w:val="00596A71"/>
    <w:rsid w:val="00597062"/>
    <w:rsid w:val="005A0D1D"/>
    <w:rsid w:val="005A0FB3"/>
    <w:rsid w:val="005A1750"/>
    <w:rsid w:val="005A175E"/>
    <w:rsid w:val="005A1B42"/>
    <w:rsid w:val="005A1CA0"/>
    <w:rsid w:val="005A23BE"/>
    <w:rsid w:val="005A25A2"/>
    <w:rsid w:val="005A4874"/>
    <w:rsid w:val="005A5A14"/>
    <w:rsid w:val="005A5AAA"/>
    <w:rsid w:val="005A70B6"/>
    <w:rsid w:val="005A7FB2"/>
    <w:rsid w:val="005B03EE"/>
    <w:rsid w:val="005B0B56"/>
    <w:rsid w:val="005B1005"/>
    <w:rsid w:val="005B2550"/>
    <w:rsid w:val="005B30B0"/>
    <w:rsid w:val="005B372F"/>
    <w:rsid w:val="005B3A2C"/>
    <w:rsid w:val="005B3C71"/>
    <w:rsid w:val="005B556C"/>
    <w:rsid w:val="005B7A30"/>
    <w:rsid w:val="005C067C"/>
    <w:rsid w:val="005C12AE"/>
    <w:rsid w:val="005C18CF"/>
    <w:rsid w:val="005C36CC"/>
    <w:rsid w:val="005C45EE"/>
    <w:rsid w:val="005C4D47"/>
    <w:rsid w:val="005C5152"/>
    <w:rsid w:val="005C531A"/>
    <w:rsid w:val="005C5D3D"/>
    <w:rsid w:val="005C65D6"/>
    <w:rsid w:val="005C762A"/>
    <w:rsid w:val="005D21DD"/>
    <w:rsid w:val="005D2326"/>
    <w:rsid w:val="005D24DF"/>
    <w:rsid w:val="005D291C"/>
    <w:rsid w:val="005D2B8C"/>
    <w:rsid w:val="005D59E2"/>
    <w:rsid w:val="005D6E78"/>
    <w:rsid w:val="005E1AF8"/>
    <w:rsid w:val="005E1F9E"/>
    <w:rsid w:val="005E2528"/>
    <w:rsid w:val="005E2AFE"/>
    <w:rsid w:val="005E370B"/>
    <w:rsid w:val="005E3CFF"/>
    <w:rsid w:val="005E43C2"/>
    <w:rsid w:val="005E5E36"/>
    <w:rsid w:val="005E6210"/>
    <w:rsid w:val="005E6B36"/>
    <w:rsid w:val="005E7485"/>
    <w:rsid w:val="005E7A2D"/>
    <w:rsid w:val="005F0DA3"/>
    <w:rsid w:val="005F112F"/>
    <w:rsid w:val="005F1870"/>
    <w:rsid w:val="005F2388"/>
    <w:rsid w:val="005F3A1D"/>
    <w:rsid w:val="005F4DF0"/>
    <w:rsid w:val="005F7520"/>
    <w:rsid w:val="005F76A9"/>
    <w:rsid w:val="00600159"/>
    <w:rsid w:val="00600491"/>
    <w:rsid w:val="006008DB"/>
    <w:rsid w:val="00602796"/>
    <w:rsid w:val="006027EF"/>
    <w:rsid w:val="00603798"/>
    <w:rsid w:val="00603903"/>
    <w:rsid w:val="00603F9E"/>
    <w:rsid w:val="006057C8"/>
    <w:rsid w:val="006067FB"/>
    <w:rsid w:val="00606C69"/>
    <w:rsid w:val="00607ED5"/>
    <w:rsid w:val="006101EF"/>
    <w:rsid w:val="00610396"/>
    <w:rsid w:val="00610726"/>
    <w:rsid w:val="0061101D"/>
    <w:rsid w:val="0061266F"/>
    <w:rsid w:val="00612932"/>
    <w:rsid w:val="006134B7"/>
    <w:rsid w:val="00613BD1"/>
    <w:rsid w:val="00615832"/>
    <w:rsid w:val="00617031"/>
    <w:rsid w:val="00617E3B"/>
    <w:rsid w:val="00621262"/>
    <w:rsid w:val="00621566"/>
    <w:rsid w:val="00621C9B"/>
    <w:rsid w:val="00621E32"/>
    <w:rsid w:val="0062206F"/>
    <w:rsid w:val="006237CF"/>
    <w:rsid w:val="00624008"/>
    <w:rsid w:val="006241E0"/>
    <w:rsid w:val="00624C4A"/>
    <w:rsid w:val="00624CC5"/>
    <w:rsid w:val="00625175"/>
    <w:rsid w:val="0062782B"/>
    <w:rsid w:val="00627F15"/>
    <w:rsid w:val="00631326"/>
    <w:rsid w:val="00632D86"/>
    <w:rsid w:val="006337E7"/>
    <w:rsid w:val="00633A4B"/>
    <w:rsid w:val="00634E7D"/>
    <w:rsid w:val="00635462"/>
    <w:rsid w:val="00635AC0"/>
    <w:rsid w:val="00637D62"/>
    <w:rsid w:val="006401EB"/>
    <w:rsid w:val="006404AB"/>
    <w:rsid w:val="00641473"/>
    <w:rsid w:val="006416C8"/>
    <w:rsid w:val="00642B0A"/>
    <w:rsid w:val="0064307D"/>
    <w:rsid w:val="00644433"/>
    <w:rsid w:val="00644AFD"/>
    <w:rsid w:val="006456A1"/>
    <w:rsid w:val="00646E22"/>
    <w:rsid w:val="00651983"/>
    <w:rsid w:val="00652E7C"/>
    <w:rsid w:val="006530CE"/>
    <w:rsid w:val="00653950"/>
    <w:rsid w:val="006541F6"/>
    <w:rsid w:val="006546FA"/>
    <w:rsid w:val="00654F34"/>
    <w:rsid w:val="006563CC"/>
    <w:rsid w:val="00657522"/>
    <w:rsid w:val="00657FFB"/>
    <w:rsid w:val="00661617"/>
    <w:rsid w:val="00661959"/>
    <w:rsid w:val="0066208F"/>
    <w:rsid w:val="00662353"/>
    <w:rsid w:val="00662A96"/>
    <w:rsid w:val="00664A62"/>
    <w:rsid w:val="006654DC"/>
    <w:rsid w:val="006655C7"/>
    <w:rsid w:val="00665C54"/>
    <w:rsid w:val="00665FC7"/>
    <w:rsid w:val="00667065"/>
    <w:rsid w:val="006676F7"/>
    <w:rsid w:val="00670BF8"/>
    <w:rsid w:val="0067225F"/>
    <w:rsid w:val="00673C12"/>
    <w:rsid w:val="00675A78"/>
    <w:rsid w:val="00677413"/>
    <w:rsid w:val="006778C8"/>
    <w:rsid w:val="0067791D"/>
    <w:rsid w:val="00677A56"/>
    <w:rsid w:val="00680A77"/>
    <w:rsid w:val="00682134"/>
    <w:rsid w:val="00682AD5"/>
    <w:rsid w:val="00682DA8"/>
    <w:rsid w:val="006837FE"/>
    <w:rsid w:val="00683AFE"/>
    <w:rsid w:val="0068423F"/>
    <w:rsid w:val="006847AB"/>
    <w:rsid w:val="00686722"/>
    <w:rsid w:val="0068688B"/>
    <w:rsid w:val="00687170"/>
    <w:rsid w:val="00687415"/>
    <w:rsid w:val="00690110"/>
    <w:rsid w:val="006909F5"/>
    <w:rsid w:val="00691C30"/>
    <w:rsid w:val="00691EDD"/>
    <w:rsid w:val="006923FA"/>
    <w:rsid w:val="006926E5"/>
    <w:rsid w:val="00692E33"/>
    <w:rsid w:val="00693508"/>
    <w:rsid w:val="006935EB"/>
    <w:rsid w:val="00693C46"/>
    <w:rsid w:val="00693FCE"/>
    <w:rsid w:val="00695825"/>
    <w:rsid w:val="00697353"/>
    <w:rsid w:val="006977A6"/>
    <w:rsid w:val="006979B6"/>
    <w:rsid w:val="006A15D5"/>
    <w:rsid w:val="006A3EC9"/>
    <w:rsid w:val="006A6B93"/>
    <w:rsid w:val="006A795C"/>
    <w:rsid w:val="006B0E62"/>
    <w:rsid w:val="006B1276"/>
    <w:rsid w:val="006B1323"/>
    <w:rsid w:val="006B1C54"/>
    <w:rsid w:val="006B298F"/>
    <w:rsid w:val="006B2E78"/>
    <w:rsid w:val="006B31AD"/>
    <w:rsid w:val="006B32B3"/>
    <w:rsid w:val="006B5173"/>
    <w:rsid w:val="006B6C49"/>
    <w:rsid w:val="006B7842"/>
    <w:rsid w:val="006B7B83"/>
    <w:rsid w:val="006C003D"/>
    <w:rsid w:val="006C146D"/>
    <w:rsid w:val="006C16C0"/>
    <w:rsid w:val="006C361D"/>
    <w:rsid w:val="006C3B4A"/>
    <w:rsid w:val="006C4D5E"/>
    <w:rsid w:val="006C5B64"/>
    <w:rsid w:val="006C5F15"/>
    <w:rsid w:val="006C6122"/>
    <w:rsid w:val="006C6644"/>
    <w:rsid w:val="006C73C8"/>
    <w:rsid w:val="006C7E7B"/>
    <w:rsid w:val="006D07DE"/>
    <w:rsid w:val="006D089D"/>
    <w:rsid w:val="006D0AE7"/>
    <w:rsid w:val="006D0B9F"/>
    <w:rsid w:val="006D29FA"/>
    <w:rsid w:val="006D2DBF"/>
    <w:rsid w:val="006D409A"/>
    <w:rsid w:val="006D4951"/>
    <w:rsid w:val="006D5993"/>
    <w:rsid w:val="006D6DDB"/>
    <w:rsid w:val="006E1EB1"/>
    <w:rsid w:val="006E226F"/>
    <w:rsid w:val="006E24ED"/>
    <w:rsid w:val="006E2D54"/>
    <w:rsid w:val="006E2DA8"/>
    <w:rsid w:val="006E39DF"/>
    <w:rsid w:val="006E42CE"/>
    <w:rsid w:val="006E4ED4"/>
    <w:rsid w:val="006E66E4"/>
    <w:rsid w:val="006E699E"/>
    <w:rsid w:val="006E754C"/>
    <w:rsid w:val="006F1251"/>
    <w:rsid w:val="006F29AD"/>
    <w:rsid w:val="006F34AE"/>
    <w:rsid w:val="006F3B56"/>
    <w:rsid w:val="006F53F1"/>
    <w:rsid w:val="006F5E7C"/>
    <w:rsid w:val="006F636F"/>
    <w:rsid w:val="00702172"/>
    <w:rsid w:val="0070457A"/>
    <w:rsid w:val="00705221"/>
    <w:rsid w:val="0070778A"/>
    <w:rsid w:val="00707B8E"/>
    <w:rsid w:val="0071047E"/>
    <w:rsid w:val="00710BE7"/>
    <w:rsid w:val="0071528E"/>
    <w:rsid w:val="0071673B"/>
    <w:rsid w:val="00717110"/>
    <w:rsid w:val="0072071A"/>
    <w:rsid w:val="007207FA"/>
    <w:rsid w:val="00721D8C"/>
    <w:rsid w:val="00723645"/>
    <w:rsid w:val="00723D0F"/>
    <w:rsid w:val="00724A50"/>
    <w:rsid w:val="007253F6"/>
    <w:rsid w:val="00726355"/>
    <w:rsid w:val="00726C04"/>
    <w:rsid w:val="00727D93"/>
    <w:rsid w:val="007301B0"/>
    <w:rsid w:val="00730B67"/>
    <w:rsid w:val="007316AB"/>
    <w:rsid w:val="00732609"/>
    <w:rsid w:val="00732A9A"/>
    <w:rsid w:val="00737760"/>
    <w:rsid w:val="00740112"/>
    <w:rsid w:val="0074163B"/>
    <w:rsid w:val="00741664"/>
    <w:rsid w:val="00742174"/>
    <w:rsid w:val="007431EF"/>
    <w:rsid w:val="00743938"/>
    <w:rsid w:val="00743A5C"/>
    <w:rsid w:val="0074495F"/>
    <w:rsid w:val="007449DD"/>
    <w:rsid w:val="00746C80"/>
    <w:rsid w:val="0074762C"/>
    <w:rsid w:val="00747EF3"/>
    <w:rsid w:val="00751B60"/>
    <w:rsid w:val="0075316E"/>
    <w:rsid w:val="00754255"/>
    <w:rsid w:val="007549BD"/>
    <w:rsid w:val="007549FA"/>
    <w:rsid w:val="00756147"/>
    <w:rsid w:val="00756AB2"/>
    <w:rsid w:val="00756E94"/>
    <w:rsid w:val="00760A8D"/>
    <w:rsid w:val="00762044"/>
    <w:rsid w:val="007627AE"/>
    <w:rsid w:val="00763D5A"/>
    <w:rsid w:val="00763DA0"/>
    <w:rsid w:val="0076548C"/>
    <w:rsid w:val="00767012"/>
    <w:rsid w:val="00767099"/>
    <w:rsid w:val="00770BF5"/>
    <w:rsid w:val="0077140D"/>
    <w:rsid w:val="00771C5F"/>
    <w:rsid w:val="007720F8"/>
    <w:rsid w:val="00773258"/>
    <w:rsid w:val="0077348A"/>
    <w:rsid w:val="0077487D"/>
    <w:rsid w:val="007756D5"/>
    <w:rsid w:val="007760A8"/>
    <w:rsid w:val="007763BD"/>
    <w:rsid w:val="00776ED5"/>
    <w:rsid w:val="007770CD"/>
    <w:rsid w:val="00777DB4"/>
    <w:rsid w:val="007806A2"/>
    <w:rsid w:val="007812D7"/>
    <w:rsid w:val="00781D7C"/>
    <w:rsid w:val="00781E58"/>
    <w:rsid w:val="0078228B"/>
    <w:rsid w:val="00783C34"/>
    <w:rsid w:val="00783FB5"/>
    <w:rsid w:val="00784D6C"/>
    <w:rsid w:val="007859AC"/>
    <w:rsid w:val="00785AEB"/>
    <w:rsid w:val="007861BF"/>
    <w:rsid w:val="00786A4C"/>
    <w:rsid w:val="00787933"/>
    <w:rsid w:val="00790A5C"/>
    <w:rsid w:val="00791573"/>
    <w:rsid w:val="0079191C"/>
    <w:rsid w:val="00792157"/>
    <w:rsid w:val="007927C2"/>
    <w:rsid w:val="00792E1F"/>
    <w:rsid w:val="00793A00"/>
    <w:rsid w:val="00793BEC"/>
    <w:rsid w:val="00794E83"/>
    <w:rsid w:val="00795A85"/>
    <w:rsid w:val="00796582"/>
    <w:rsid w:val="0079774B"/>
    <w:rsid w:val="00797F86"/>
    <w:rsid w:val="00797FDC"/>
    <w:rsid w:val="007A007D"/>
    <w:rsid w:val="007A0A3E"/>
    <w:rsid w:val="007A2DEE"/>
    <w:rsid w:val="007A4466"/>
    <w:rsid w:val="007A574D"/>
    <w:rsid w:val="007A7283"/>
    <w:rsid w:val="007A7D4E"/>
    <w:rsid w:val="007B0E79"/>
    <w:rsid w:val="007B14D5"/>
    <w:rsid w:val="007B18A4"/>
    <w:rsid w:val="007B1E64"/>
    <w:rsid w:val="007B311B"/>
    <w:rsid w:val="007B371C"/>
    <w:rsid w:val="007B4693"/>
    <w:rsid w:val="007B4B89"/>
    <w:rsid w:val="007B54F4"/>
    <w:rsid w:val="007B5986"/>
    <w:rsid w:val="007B60E5"/>
    <w:rsid w:val="007B6B19"/>
    <w:rsid w:val="007B7087"/>
    <w:rsid w:val="007C078F"/>
    <w:rsid w:val="007C21ED"/>
    <w:rsid w:val="007C2895"/>
    <w:rsid w:val="007C3020"/>
    <w:rsid w:val="007C32C2"/>
    <w:rsid w:val="007C4086"/>
    <w:rsid w:val="007C4356"/>
    <w:rsid w:val="007C5E3F"/>
    <w:rsid w:val="007C60ED"/>
    <w:rsid w:val="007C6C67"/>
    <w:rsid w:val="007D0008"/>
    <w:rsid w:val="007D0CA5"/>
    <w:rsid w:val="007D1E3D"/>
    <w:rsid w:val="007D3691"/>
    <w:rsid w:val="007D46D1"/>
    <w:rsid w:val="007D4C33"/>
    <w:rsid w:val="007D4C55"/>
    <w:rsid w:val="007D5EC0"/>
    <w:rsid w:val="007D6BB7"/>
    <w:rsid w:val="007D6DED"/>
    <w:rsid w:val="007D7156"/>
    <w:rsid w:val="007D7C4C"/>
    <w:rsid w:val="007D7E1C"/>
    <w:rsid w:val="007E0BD8"/>
    <w:rsid w:val="007E282D"/>
    <w:rsid w:val="007E47DD"/>
    <w:rsid w:val="007E4D1A"/>
    <w:rsid w:val="007E5154"/>
    <w:rsid w:val="007E5247"/>
    <w:rsid w:val="007E64AA"/>
    <w:rsid w:val="007E70AF"/>
    <w:rsid w:val="007E7945"/>
    <w:rsid w:val="007E79CE"/>
    <w:rsid w:val="007E7D23"/>
    <w:rsid w:val="007F000F"/>
    <w:rsid w:val="007F00F1"/>
    <w:rsid w:val="007F02CE"/>
    <w:rsid w:val="007F2A77"/>
    <w:rsid w:val="007F3A22"/>
    <w:rsid w:val="007F4B34"/>
    <w:rsid w:val="007F4E25"/>
    <w:rsid w:val="00801ACE"/>
    <w:rsid w:val="00802757"/>
    <w:rsid w:val="008033A9"/>
    <w:rsid w:val="00803BC6"/>
    <w:rsid w:val="00805DD0"/>
    <w:rsid w:val="00806B64"/>
    <w:rsid w:val="00810C81"/>
    <w:rsid w:val="0081128F"/>
    <w:rsid w:val="0081153A"/>
    <w:rsid w:val="00813B7C"/>
    <w:rsid w:val="008156C6"/>
    <w:rsid w:val="00817556"/>
    <w:rsid w:val="00820078"/>
    <w:rsid w:val="008222EF"/>
    <w:rsid w:val="00823D31"/>
    <w:rsid w:val="0082511B"/>
    <w:rsid w:val="0082592C"/>
    <w:rsid w:val="00825B2E"/>
    <w:rsid w:val="00826410"/>
    <w:rsid w:val="00830E0C"/>
    <w:rsid w:val="00831C69"/>
    <w:rsid w:val="00832F1B"/>
    <w:rsid w:val="0083359E"/>
    <w:rsid w:val="00834210"/>
    <w:rsid w:val="008344EA"/>
    <w:rsid w:val="00834A5A"/>
    <w:rsid w:val="00836BBE"/>
    <w:rsid w:val="0083798F"/>
    <w:rsid w:val="00837C16"/>
    <w:rsid w:val="00837EA0"/>
    <w:rsid w:val="0084043E"/>
    <w:rsid w:val="0084152D"/>
    <w:rsid w:val="00841BDE"/>
    <w:rsid w:val="008427D5"/>
    <w:rsid w:val="00842947"/>
    <w:rsid w:val="0084364A"/>
    <w:rsid w:val="008441C4"/>
    <w:rsid w:val="008451E5"/>
    <w:rsid w:val="00845DA0"/>
    <w:rsid w:val="008466A4"/>
    <w:rsid w:val="00847349"/>
    <w:rsid w:val="008477BD"/>
    <w:rsid w:val="008479DA"/>
    <w:rsid w:val="00851A42"/>
    <w:rsid w:val="00851DF4"/>
    <w:rsid w:val="008520A5"/>
    <w:rsid w:val="0085219F"/>
    <w:rsid w:val="00856798"/>
    <w:rsid w:val="00860989"/>
    <w:rsid w:val="00860A9B"/>
    <w:rsid w:val="00860D31"/>
    <w:rsid w:val="00861831"/>
    <w:rsid w:val="008618BF"/>
    <w:rsid w:val="0086327E"/>
    <w:rsid w:val="008634BA"/>
    <w:rsid w:val="00863C8F"/>
    <w:rsid w:val="00864058"/>
    <w:rsid w:val="008640A5"/>
    <w:rsid w:val="008644E6"/>
    <w:rsid w:val="008660AA"/>
    <w:rsid w:val="0086735F"/>
    <w:rsid w:val="00872129"/>
    <w:rsid w:val="00872218"/>
    <w:rsid w:val="008724C6"/>
    <w:rsid w:val="00872B1E"/>
    <w:rsid w:val="00874648"/>
    <w:rsid w:val="008748E4"/>
    <w:rsid w:val="00875D7C"/>
    <w:rsid w:val="00876275"/>
    <w:rsid w:val="00877072"/>
    <w:rsid w:val="0087740A"/>
    <w:rsid w:val="008779EB"/>
    <w:rsid w:val="00881855"/>
    <w:rsid w:val="00883AF6"/>
    <w:rsid w:val="008844B6"/>
    <w:rsid w:val="00885FD2"/>
    <w:rsid w:val="008863C0"/>
    <w:rsid w:val="00886659"/>
    <w:rsid w:val="008869F9"/>
    <w:rsid w:val="00886F2D"/>
    <w:rsid w:val="0088769E"/>
    <w:rsid w:val="00887BD5"/>
    <w:rsid w:val="00887DC4"/>
    <w:rsid w:val="008900BF"/>
    <w:rsid w:val="00890F45"/>
    <w:rsid w:val="00891D02"/>
    <w:rsid w:val="008943C0"/>
    <w:rsid w:val="00895CB9"/>
    <w:rsid w:val="00895F46"/>
    <w:rsid w:val="008960B3"/>
    <w:rsid w:val="00896491"/>
    <w:rsid w:val="008970B9"/>
    <w:rsid w:val="00897373"/>
    <w:rsid w:val="00897579"/>
    <w:rsid w:val="00897C56"/>
    <w:rsid w:val="008A0814"/>
    <w:rsid w:val="008A281D"/>
    <w:rsid w:val="008A3DD9"/>
    <w:rsid w:val="008A3F0B"/>
    <w:rsid w:val="008A5655"/>
    <w:rsid w:val="008A5CD4"/>
    <w:rsid w:val="008A786B"/>
    <w:rsid w:val="008B208F"/>
    <w:rsid w:val="008B4ED8"/>
    <w:rsid w:val="008B5331"/>
    <w:rsid w:val="008B5954"/>
    <w:rsid w:val="008B66FA"/>
    <w:rsid w:val="008B6990"/>
    <w:rsid w:val="008B70C9"/>
    <w:rsid w:val="008B7320"/>
    <w:rsid w:val="008C151F"/>
    <w:rsid w:val="008C18F4"/>
    <w:rsid w:val="008C1D45"/>
    <w:rsid w:val="008C4212"/>
    <w:rsid w:val="008C62DC"/>
    <w:rsid w:val="008C68A3"/>
    <w:rsid w:val="008C71F9"/>
    <w:rsid w:val="008D09F6"/>
    <w:rsid w:val="008D34A7"/>
    <w:rsid w:val="008D6C1B"/>
    <w:rsid w:val="008D6FE4"/>
    <w:rsid w:val="008D73B2"/>
    <w:rsid w:val="008E0903"/>
    <w:rsid w:val="008E0E52"/>
    <w:rsid w:val="008E2680"/>
    <w:rsid w:val="008E2B10"/>
    <w:rsid w:val="008E2CFE"/>
    <w:rsid w:val="008E2D2C"/>
    <w:rsid w:val="008E30A3"/>
    <w:rsid w:val="008E31E8"/>
    <w:rsid w:val="008E33BF"/>
    <w:rsid w:val="008E367A"/>
    <w:rsid w:val="008E3EE3"/>
    <w:rsid w:val="008E45EF"/>
    <w:rsid w:val="008E47B3"/>
    <w:rsid w:val="008E675A"/>
    <w:rsid w:val="008E7924"/>
    <w:rsid w:val="008E7B89"/>
    <w:rsid w:val="008F0204"/>
    <w:rsid w:val="008F036E"/>
    <w:rsid w:val="008F0688"/>
    <w:rsid w:val="008F19C5"/>
    <w:rsid w:val="008F5CA9"/>
    <w:rsid w:val="008F5D6B"/>
    <w:rsid w:val="008F5DDE"/>
    <w:rsid w:val="008F6577"/>
    <w:rsid w:val="008F657D"/>
    <w:rsid w:val="008F6E40"/>
    <w:rsid w:val="008F6EB1"/>
    <w:rsid w:val="008F746A"/>
    <w:rsid w:val="008F7FFC"/>
    <w:rsid w:val="0090067F"/>
    <w:rsid w:val="0090072F"/>
    <w:rsid w:val="009014D8"/>
    <w:rsid w:val="0090190F"/>
    <w:rsid w:val="00901C94"/>
    <w:rsid w:val="00903E3C"/>
    <w:rsid w:val="009044B4"/>
    <w:rsid w:val="00904C7C"/>
    <w:rsid w:val="0090532F"/>
    <w:rsid w:val="00906168"/>
    <w:rsid w:val="009064D3"/>
    <w:rsid w:val="0090672A"/>
    <w:rsid w:val="00907546"/>
    <w:rsid w:val="00907AB4"/>
    <w:rsid w:val="00907F96"/>
    <w:rsid w:val="0091150B"/>
    <w:rsid w:val="00912166"/>
    <w:rsid w:val="009135EA"/>
    <w:rsid w:val="009136C8"/>
    <w:rsid w:val="00913F83"/>
    <w:rsid w:val="00914401"/>
    <w:rsid w:val="00914541"/>
    <w:rsid w:val="00915264"/>
    <w:rsid w:val="00915C2D"/>
    <w:rsid w:val="009175B0"/>
    <w:rsid w:val="00917F51"/>
    <w:rsid w:val="009214B9"/>
    <w:rsid w:val="00921BA2"/>
    <w:rsid w:val="00921F0D"/>
    <w:rsid w:val="00921F43"/>
    <w:rsid w:val="00925033"/>
    <w:rsid w:val="009259C8"/>
    <w:rsid w:val="00925EC5"/>
    <w:rsid w:val="00930111"/>
    <w:rsid w:val="00932067"/>
    <w:rsid w:val="00932364"/>
    <w:rsid w:val="0093254C"/>
    <w:rsid w:val="00934C45"/>
    <w:rsid w:val="00936180"/>
    <w:rsid w:val="00937C43"/>
    <w:rsid w:val="00940D25"/>
    <w:rsid w:val="0094208A"/>
    <w:rsid w:val="00943636"/>
    <w:rsid w:val="00943720"/>
    <w:rsid w:val="00943C20"/>
    <w:rsid w:val="00944DF3"/>
    <w:rsid w:val="009459D4"/>
    <w:rsid w:val="00952579"/>
    <w:rsid w:val="009526C6"/>
    <w:rsid w:val="009546A5"/>
    <w:rsid w:val="00954A1E"/>
    <w:rsid w:val="00954D4A"/>
    <w:rsid w:val="00955522"/>
    <w:rsid w:val="00955F1B"/>
    <w:rsid w:val="009573D7"/>
    <w:rsid w:val="009577C5"/>
    <w:rsid w:val="00957F2E"/>
    <w:rsid w:val="00960565"/>
    <w:rsid w:val="009608DB"/>
    <w:rsid w:val="0096181E"/>
    <w:rsid w:val="009618F0"/>
    <w:rsid w:val="00962F8F"/>
    <w:rsid w:val="00963A3D"/>
    <w:rsid w:val="00964CD6"/>
    <w:rsid w:val="00966489"/>
    <w:rsid w:val="00966AE5"/>
    <w:rsid w:val="00967458"/>
    <w:rsid w:val="009678F7"/>
    <w:rsid w:val="00967D33"/>
    <w:rsid w:val="009704AD"/>
    <w:rsid w:val="009706CD"/>
    <w:rsid w:val="00970CB8"/>
    <w:rsid w:val="00971CC8"/>
    <w:rsid w:val="00971E96"/>
    <w:rsid w:val="00972036"/>
    <w:rsid w:val="009725A5"/>
    <w:rsid w:val="00972C22"/>
    <w:rsid w:val="00972C29"/>
    <w:rsid w:val="00975943"/>
    <w:rsid w:val="0097644A"/>
    <w:rsid w:val="00976FAE"/>
    <w:rsid w:val="009803AA"/>
    <w:rsid w:val="009805AA"/>
    <w:rsid w:val="009815A4"/>
    <w:rsid w:val="00982BD8"/>
    <w:rsid w:val="009850FA"/>
    <w:rsid w:val="009852B2"/>
    <w:rsid w:val="009857FD"/>
    <w:rsid w:val="0098588A"/>
    <w:rsid w:val="009867C8"/>
    <w:rsid w:val="00987C4F"/>
    <w:rsid w:val="00990318"/>
    <w:rsid w:val="00990D5D"/>
    <w:rsid w:val="009916BF"/>
    <w:rsid w:val="009922F2"/>
    <w:rsid w:val="00992CFA"/>
    <w:rsid w:val="0099343A"/>
    <w:rsid w:val="00993E8D"/>
    <w:rsid w:val="00994683"/>
    <w:rsid w:val="00994E5B"/>
    <w:rsid w:val="009961E6"/>
    <w:rsid w:val="009972B0"/>
    <w:rsid w:val="009A13D1"/>
    <w:rsid w:val="009A1D4C"/>
    <w:rsid w:val="009A37B9"/>
    <w:rsid w:val="009A3CA9"/>
    <w:rsid w:val="009A3CB4"/>
    <w:rsid w:val="009A4A16"/>
    <w:rsid w:val="009A4A1F"/>
    <w:rsid w:val="009A566E"/>
    <w:rsid w:val="009A61DA"/>
    <w:rsid w:val="009A7DBF"/>
    <w:rsid w:val="009B1085"/>
    <w:rsid w:val="009B2E8F"/>
    <w:rsid w:val="009B3B97"/>
    <w:rsid w:val="009B5BE0"/>
    <w:rsid w:val="009B5F4A"/>
    <w:rsid w:val="009B713F"/>
    <w:rsid w:val="009C0785"/>
    <w:rsid w:val="009C3432"/>
    <w:rsid w:val="009C3519"/>
    <w:rsid w:val="009C3A97"/>
    <w:rsid w:val="009C3E2F"/>
    <w:rsid w:val="009C3EF9"/>
    <w:rsid w:val="009C4713"/>
    <w:rsid w:val="009C55AF"/>
    <w:rsid w:val="009C6D4C"/>
    <w:rsid w:val="009D3808"/>
    <w:rsid w:val="009D3E3B"/>
    <w:rsid w:val="009D45A2"/>
    <w:rsid w:val="009D6C66"/>
    <w:rsid w:val="009D6D9B"/>
    <w:rsid w:val="009D7A37"/>
    <w:rsid w:val="009E0FC4"/>
    <w:rsid w:val="009E2C27"/>
    <w:rsid w:val="009E2EFC"/>
    <w:rsid w:val="009E3B3A"/>
    <w:rsid w:val="009E3BBE"/>
    <w:rsid w:val="009E3E4D"/>
    <w:rsid w:val="009E402B"/>
    <w:rsid w:val="009E4355"/>
    <w:rsid w:val="009F1491"/>
    <w:rsid w:val="009F1992"/>
    <w:rsid w:val="009F22C8"/>
    <w:rsid w:val="009F41EF"/>
    <w:rsid w:val="009F4D56"/>
    <w:rsid w:val="009F5081"/>
    <w:rsid w:val="009F50C3"/>
    <w:rsid w:val="009F672B"/>
    <w:rsid w:val="00A00DA3"/>
    <w:rsid w:val="00A0460D"/>
    <w:rsid w:val="00A04938"/>
    <w:rsid w:val="00A0500E"/>
    <w:rsid w:val="00A0608D"/>
    <w:rsid w:val="00A1002E"/>
    <w:rsid w:val="00A1106A"/>
    <w:rsid w:val="00A12BFF"/>
    <w:rsid w:val="00A12CDB"/>
    <w:rsid w:val="00A13002"/>
    <w:rsid w:val="00A13559"/>
    <w:rsid w:val="00A13A8E"/>
    <w:rsid w:val="00A141A0"/>
    <w:rsid w:val="00A14FED"/>
    <w:rsid w:val="00A15BA8"/>
    <w:rsid w:val="00A16ED2"/>
    <w:rsid w:val="00A16FD0"/>
    <w:rsid w:val="00A218AF"/>
    <w:rsid w:val="00A21CE2"/>
    <w:rsid w:val="00A262EC"/>
    <w:rsid w:val="00A2654C"/>
    <w:rsid w:val="00A276C7"/>
    <w:rsid w:val="00A27BA2"/>
    <w:rsid w:val="00A27CDC"/>
    <w:rsid w:val="00A30CB8"/>
    <w:rsid w:val="00A30D99"/>
    <w:rsid w:val="00A31503"/>
    <w:rsid w:val="00A31B2C"/>
    <w:rsid w:val="00A327CA"/>
    <w:rsid w:val="00A337DD"/>
    <w:rsid w:val="00A3492C"/>
    <w:rsid w:val="00A35785"/>
    <w:rsid w:val="00A40EBC"/>
    <w:rsid w:val="00A4196E"/>
    <w:rsid w:val="00A41DB5"/>
    <w:rsid w:val="00A43F7A"/>
    <w:rsid w:val="00A44D7B"/>
    <w:rsid w:val="00A453B5"/>
    <w:rsid w:val="00A45A2C"/>
    <w:rsid w:val="00A4607E"/>
    <w:rsid w:val="00A47397"/>
    <w:rsid w:val="00A50748"/>
    <w:rsid w:val="00A51028"/>
    <w:rsid w:val="00A512AC"/>
    <w:rsid w:val="00A517B0"/>
    <w:rsid w:val="00A52753"/>
    <w:rsid w:val="00A52C18"/>
    <w:rsid w:val="00A53EDC"/>
    <w:rsid w:val="00A54A70"/>
    <w:rsid w:val="00A5516E"/>
    <w:rsid w:val="00A557F6"/>
    <w:rsid w:val="00A568CD"/>
    <w:rsid w:val="00A56E17"/>
    <w:rsid w:val="00A6168B"/>
    <w:rsid w:val="00A61D29"/>
    <w:rsid w:val="00A626CD"/>
    <w:rsid w:val="00A63F05"/>
    <w:rsid w:val="00A640B3"/>
    <w:rsid w:val="00A6494F"/>
    <w:rsid w:val="00A6518E"/>
    <w:rsid w:val="00A653C9"/>
    <w:rsid w:val="00A6597B"/>
    <w:rsid w:val="00A7055F"/>
    <w:rsid w:val="00A706D9"/>
    <w:rsid w:val="00A70B17"/>
    <w:rsid w:val="00A71B8A"/>
    <w:rsid w:val="00A72AAB"/>
    <w:rsid w:val="00A72BD6"/>
    <w:rsid w:val="00A72F4E"/>
    <w:rsid w:val="00A731CA"/>
    <w:rsid w:val="00A755A7"/>
    <w:rsid w:val="00A75D25"/>
    <w:rsid w:val="00A76028"/>
    <w:rsid w:val="00A77146"/>
    <w:rsid w:val="00A77366"/>
    <w:rsid w:val="00A77FC2"/>
    <w:rsid w:val="00A800FA"/>
    <w:rsid w:val="00A81314"/>
    <w:rsid w:val="00A81F0C"/>
    <w:rsid w:val="00A8333D"/>
    <w:rsid w:val="00A83B44"/>
    <w:rsid w:val="00A844AF"/>
    <w:rsid w:val="00A84D02"/>
    <w:rsid w:val="00A8562A"/>
    <w:rsid w:val="00A857C8"/>
    <w:rsid w:val="00A86E69"/>
    <w:rsid w:val="00A8718F"/>
    <w:rsid w:val="00A910D0"/>
    <w:rsid w:val="00A911E2"/>
    <w:rsid w:val="00A915B4"/>
    <w:rsid w:val="00A91674"/>
    <w:rsid w:val="00A93DFE"/>
    <w:rsid w:val="00A944E4"/>
    <w:rsid w:val="00A9474C"/>
    <w:rsid w:val="00A96411"/>
    <w:rsid w:val="00A96899"/>
    <w:rsid w:val="00A96B30"/>
    <w:rsid w:val="00A96F34"/>
    <w:rsid w:val="00A97020"/>
    <w:rsid w:val="00A97030"/>
    <w:rsid w:val="00A975B0"/>
    <w:rsid w:val="00A97693"/>
    <w:rsid w:val="00AA0EDF"/>
    <w:rsid w:val="00AA1855"/>
    <w:rsid w:val="00AA3098"/>
    <w:rsid w:val="00AA4132"/>
    <w:rsid w:val="00AA4992"/>
    <w:rsid w:val="00AA4B23"/>
    <w:rsid w:val="00AA5265"/>
    <w:rsid w:val="00AA65DD"/>
    <w:rsid w:val="00AA6DA5"/>
    <w:rsid w:val="00AA7995"/>
    <w:rsid w:val="00AA7CCA"/>
    <w:rsid w:val="00AA7EDC"/>
    <w:rsid w:val="00AB0093"/>
    <w:rsid w:val="00AB0272"/>
    <w:rsid w:val="00AB0B3B"/>
    <w:rsid w:val="00AB11BC"/>
    <w:rsid w:val="00AB48FF"/>
    <w:rsid w:val="00AB4BF2"/>
    <w:rsid w:val="00AC1EFE"/>
    <w:rsid w:val="00AC424E"/>
    <w:rsid w:val="00AC5882"/>
    <w:rsid w:val="00AC5F92"/>
    <w:rsid w:val="00AC6AC1"/>
    <w:rsid w:val="00AD0CA0"/>
    <w:rsid w:val="00AD0FF8"/>
    <w:rsid w:val="00AD10B6"/>
    <w:rsid w:val="00AD127A"/>
    <w:rsid w:val="00AD134F"/>
    <w:rsid w:val="00AD2373"/>
    <w:rsid w:val="00AD30F8"/>
    <w:rsid w:val="00AD3789"/>
    <w:rsid w:val="00AD4453"/>
    <w:rsid w:val="00AD4A21"/>
    <w:rsid w:val="00AD6463"/>
    <w:rsid w:val="00AD7F88"/>
    <w:rsid w:val="00AE0690"/>
    <w:rsid w:val="00AE0C89"/>
    <w:rsid w:val="00AE1925"/>
    <w:rsid w:val="00AE1960"/>
    <w:rsid w:val="00AE1F60"/>
    <w:rsid w:val="00AE2273"/>
    <w:rsid w:val="00AE2834"/>
    <w:rsid w:val="00AE2860"/>
    <w:rsid w:val="00AE2863"/>
    <w:rsid w:val="00AE37F6"/>
    <w:rsid w:val="00AE4FD4"/>
    <w:rsid w:val="00AE5D48"/>
    <w:rsid w:val="00AE687A"/>
    <w:rsid w:val="00AF00C1"/>
    <w:rsid w:val="00AF01B6"/>
    <w:rsid w:val="00AF0542"/>
    <w:rsid w:val="00AF133F"/>
    <w:rsid w:val="00AF28E3"/>
    <w:rsid w:val="00AF2E2D"/>
    <w:rsid w:val="00AF638E"/>
    <w:rsid w:val="00AF6FEB"/>
    <w:rsid w:val="00AF76D9"/>
    <w:rsid w:val="00AF7D9A"/>
    <w:rsid w:val="00B01392"/>
    <w:rsid w:val="00B02282"/>
    <w:rsid w:val="00B02EC5"/>
    <w:rsid w:val="00B033E3"/>
    <w:rsid w:val="00B03C1F"/>
    <w:rsid w:val="00B045D0"/>
    <w:rsid w:val="00B050C1"/>
    <w:rsid w:val="00B051BD"/>
    <w:rsid w:val="00B05392"/>
    <w:rsid w:val="00B06D38"/>
    <w:rsid w:val="00B07518"/>
    <w:rsid w:val="00B0762D"/>
    <w:rsid w:val="00B0791C"/>
    <w:rsid w:val="00B10920"/>
    <w:rsid w:val="00B10B1B"/>
    <w:rsid w:val="00B11B61"/>
    <w:rsid w:val="00B12009"/>
    <w:rsid w:val="00B122EE"/>
    <w:rsid w:val="00B1481F"/>
    <w:rsid w:val="00B15EC6"/>
    <w:rsid w:val="00B17C09"/>
    <w:rsid w:val="00B209B9"/>
    <w:rsid w:val="00B22431"/>
    <w:rsid w:val="00B22C8E"/>
    <w:rsid w:val="00B23E06"/>
    <w:rsid w:val="00B24D7E"/>
    <w:rsid w:val="00B2563E"/>
    <w:rsid w:val="00B25EF4"/>
    <w:rsid w:val="00B26359"/>
    <w:rsid w:val="00B26576"/>
    <w:rsid w:val="00B26C9E"/>
    <w:rsid w:val="00B309CE"/>
    <w:rsid w:val="00B30D94"/>
    <w:rsid w:val="00B31096"/>
    <w:rsid w:val="00B33852"/>
    <w:rsid w:val="00B3390A"/>
    <w:rsid w:val="00B35618"/>
    <w:rsid w:val="00B35830"/>
    <w:rsid w:val="00B3583F"/>
    <w:rsid w:val="00B360BE"/>
    <w:rsid w:val="00B41B79"/>
    <w:rsid w:val="00B42DB8"/>
    <w:rsid w:val="00B43C85"/>
    <w:rsid w:val="00B455B8"/>
    <w:rsid w:val="00B456DF"/>
    <w:rsid w:val="00B45927"/>
    <w:rsid w:val="00B45C89"/>
    <w:rsid w:val="00B45FE6"/>
    <w:rsid w:val="00B477EC"/>
    <w:rsid w:val="00B47D4E"/>
    <w:rsid w:val="00B501BE"/>
    <w:rsid w:val="00B504C5"/>
    <w:rsid w:val="00B50DF2"/>
    <w:rsid w:val="00B5107D"/>
    <w:rsid w:val="00B51C71"/>
    <w:rsid w:val="00B5268E"/>
    <w:rsid w:val="00B53BF2"/>
    <w:rsid w:val="00B548DC"/>
    <w:rsid w:val="00B54F3D"/>
    <w:rsid w:val="00B57304"/>
    <w:rsid w:val="00B57CEB"/>
    <w:rsid w:val="00B61053"/>
    <w:rsid w:val="00B62D31"/>
    <w:rsid w:val="00B6342C"/>
    <w:rsid w:val="00B71416"/>
    <w:rsid w:val="00B72287"/>
    <w:rsid w:val="00B7249C"/>
    <w:rsid w:val="00B725C7"/>
    <w:rsid w:val="00B7270D"/>
    <w:rsid w:val="00B72BC8"/>
    <w:rsid w:val="00B737CB"/>
    <w:rsid w:val="00B73D27"/>
    <w:rsid w:val="00B74524"/>
    <w:rsid w:val="00B76265"/>
    <w:rsid w:val="00B770BA"/>
    <w:rsid w:val="00B77226"/>
    <w:rsid w:val="00B806AF"/>
    <w:rsid w:val="00B81421"/>
    <w:rsid w:val="00B81AF6"/>
    <w:rsid w:val="00B822CD"/>
    <w:rsid w:val="00B83A94"/>
    <w:rsid w:val="00B83AB4"/>
    <w:rsid w:val="00B8485B"/>
    <w:rsid w:val="00B856E5"/>
    <w:rsid w:val="00B85C5A"/>
    <w:rsid w:val="00B87DAF"/>
    <w:rsid w:val="00B90271"/>
    <w:rsid w:val="00B920B4"/>
    <w:rsid w:val="00B921C0"/>
    <w:rsid w:val="00B94761"/>
    <w:rsid w:val="00B9588D"/>
    <w:rsid w:val="00B97229"/>
    <w:rsid w:val="00B97249"/>
    <w:rsid w:val="00B974DE"/>
    <w:rsid w:val="00B97FA1"/>
    <w:rsid w:val="00BA1185"/>
    <w:rsid w:val="00BA1630"/>
    <w:rsid w:val="00BA1959"/>
    <w:rsid w:val="00BA2C9C"/>
    <w:rsid w:val="00BA33F6"/>
    <w:rsid w:val="00BA4A04"/>
    <w:rsid w:val="00BA552E"/>
    <w:rsid w:val="00BA5790"/>
    <w:rsid w:val="00BA7E19"/>
    <w:rsid w:val="00BA7EC8"/>
    <w:rsid w:val="00BB0FD2"/>
    <w:rsid w:val="00BB12F2"/>
    <w:rsid w:val="00BB1872"/>
    <w:rsid w:val="00BB1CE2"/>
    <w:rsid w:val="00BB269C"/>
    <w:rsid w:val="00BB4AFB"/>
    <w:rsid w:val="00BB52E2"/>
    <w:rsid w:val="00BB6048"/>
    <w:rsid w:val="00BB76E7"/>
    <w:rsid w:val="00BC258D"/>
    <w:rsid w:val="00BC2CF4"/>
    <w:rsid w:val="00BC3905"/>
    <w:rsid w:val="00BC4782"/>
    <w:rsid w:val="00BC4A6A"/>
    <w:rsid w:val="00BC5F8B"/>
    <w:rsid w:val="00BC6B0E"/>
    <w:rsid w:val="00BC77E6"/>
    <w:rsid w:val="00BC7A9F"/>
    <w:rsid w:val="00BD1F7E"/>
    <w:rsid w:val="00BD3FB7"/>
    <w:rsid w:val="00BD466F"/>
    <w:rsid w:val="00BD653F"/>
    <w:rsid w:val="00BE08FE"/>
    <w:rsid w:val="00BE0A01"/>
    <w:rsid w:val="00BE0C4A"/>
    <w:rsid w:val="00BE1171"/>
    <w:rsid w:val="00BE14DD"/>
    <w:rsid w:val="00BE17E3"/>
    <w:rsid w:val="00BE1B6F"/>
    <w:rsid w:val="00BE35F5"/>
    <w:rsid w:val="00BE4A38"/>
    <w:rsid w:val="00BE5D62"/>
    <w:rsid w:val="00BE5D9F"/>
    <w:rsid w:val="00BE6098"/>
    <w:rsid w:val="00BE621C"/>
    <w:rsid w:val="00BE6325"/>
    <w:rsid w:val="00BE640B"/>
    <w:rsid w:val="00BF0233"/>
    <w:rsid w:val="00BF0441"/>
    <w:rsid w:val="00BF111C"/>
    <w:rsid w:val="00BF1557"/>
    <w:rsid w:val="00BF2818"/>
    <w:rsid w:val="00BF58D6"/>
    <w:rsid w:val="00BF5C2A"/>
    <w:rsid w:val="00BF65D4"/>
    <w:rsid w:val="00BF667C"/>
    <w:rsid w:val="00BF7C0A"/>
    <w:rsid w:val="00C003D1"/>
    <w:rsid w:val="00C02044"/>
    <w:rsid w:val="00C02409"/>
    <w:rsid w:val="00C02E30"/>
    <w:rsid w:val="00C04AA0"/>
    <w:rsid w:val="00C051D5"/>
    <w:rsid w:val="00C1084B"/>
    <w:rsid w:val="00C11D98"/>
    <w:rsid w:val="00C124F5"/>
    <w:rsid w:val="00C12521"/>
    <w:rsid w:val="00C13705"/>
    <w:rsid w:val="00C146DE"/>
    <w:rsid w:val="00C15463"/>
    <w:rsid w:val="00C16542"/>
    <w:rsid w:val="00C16DB2"/>
    <w:rsid w:val="00C205F3"/>
    <w:rsid w:val="00C21A20"/>
    <w:rsid w:val="00C2284E"/>
    <w:rsid w:val="00C22B3B"/>
    <w:rsid w:val="00C24000"/>
    <w:rsid w:val="00C24FB2"/>
    <w:rsid w:val="00C2518A"/>
    <w:rsid w:val="00C2532D"/>
    <w:rsid w:val="00C25DF6"/>
    <w:rsid w:val="00C26A96"/>
    <w:rsid w:val="00C26E70"/>
    <w:rsid w:val="00C304A5"/>
    <w:rsid w:val="00C31D7C"/>
    <w:rsid w:val="00C32B72"/>
    <w:rsid w:val="00C33BFC"/>
    <w:rsid w:val="00C33F22"/>
    <w:rsid w:val="00C35056"/>
    <w:rsid w:val="00C35703"/>
    <w:rsid w:val="00C37702"/>
    <w:rsid w:val="00C37820"/>
    <w:rsid w:val="00C40507"/>
    <w:rsid w:val="00C40E02"/>
    <w:rsid w:val="00C4286F"/>
    <w:rsid w:val="00C44344"/>
    <w:rsid w:val="00C4560B"/>
    <w:rsid w:val="00C456D0"/>
    <w:rsid w:val="00C45829"/>
    <w:rsid w:val="00C463FA"/>
    <w:rsid w:val="00C47AAE"/>
    <w:rsid w:val="00C504CA"/>
    <w:rsid w:val="00C507F8"/>
    <w:rsid w:val="00C51EFD"/>
    <w:rsid w:val="00C52F95"/>
    <w:rsid w:val="00C53082"/>
    <w:rsid w:val="00C53A05"/>
    <w:rsid w:val="00C53E85"/>
    <w:rsid w:val="00C54A74"/>
    <w:rsid w:val="00C54DEB"/>
    <w:rsid w:val="00C54E32"/>
    <w:rsid w:val="00C5758A"/>
    <w:rsid w:val="00C57887"/>
    <w:rsid w:val="00C57A66"/>
    <w:rsid w:val="00C60108"/>
    <w:rsid w:val="00C61AC6"/>
    <w:rsid w:val="00C62922"/>
    <w:rsid w:val="00C63743"/>
    <w:rsid w:val="00C653F7"/>
    <w:rsid w:val="00C6576B"/>
    <w:rsid w:val="00C66432"/>
    <w:rsid w:val="00C67F6D"/>
    <w:rsid w:val="00C703EB"/>
    <w:rsid w:val="00C709C9"/>
    <w:rsid w:val="00C71590"/>
    <w:rsid w:val="00C72407"/>
    <w:rsid w:val="00C754B3"/>
    <w:rsid w:val="00C7613B"/>
    <w:rsid w:val="00C76602"/>
    <w:rsid w:val="00C76B5E"/>
    <w:rsid w:val="00C778D8"/>
    <w:rsid w:val="00C779F9"/>
    <w:rsid w:val="00C806F8"/>
    <w:rsid w:val="00C80FAB"/>
    <w:rsid w:val="00C82475"/>
    <w:rsid w:val="00C82871"/>
    <w:rsid w:val="00C82EA0"/>
    <w:rsid w:val="00C83187"/>
    <w:rsid w:val="00C83500"/>
    <w:rsid w:val="00C83FD1"/>
    <w:rsid w:val="00C874EA"/>
    <w:rsid w:val="00C87C5E"/>
    <w:rsid w:val="00C91714"/>
    <w:rsid w:val="00C9177D"/>
    <w:rsid w:val="00C92048"/>
    <w:rsid w:val="00C920D0"/>
    <w:rsid w:val="00C92BA0"/>
    <w:rsid w:val="00C9332E"/>
    <w:rsid w:val="00C9368C"/>
    <w:rsid w:val="00C93D02"/>
    <w:rsid w:val="00C9433D"/>
    <w:rsid w:val="00C94B16"/>
    <w:rsid w:val="00C971E1"/>
    <w:rsid w:val="00CA04D8"/>
    <w:rsid w:val="00CA20DF"/>
    <w:rsid w:val="00CA23AF"/>
    <w:rsid w:val="00CA2998"/>
    <w:rsid w:val="00CA323E"/>
    <w:rsid w:val="00CA4B5B"/>
    <w:rsid w:val="00CA4BFA"/>
    <w:rsid w:val="00CA5A93"/>
    <w:rsid w:val="00CA5DDB"/>
    <w:rsid w:val="00CA79DF"/>
    <w:rsid w:val="00CB0434"/>
    <w:rsid w:val="00CB0C9F"/>
    <w:rsid w:val="00CB5962"/>
    <w:rsid w:val="00CB79F5"/>
    <w:rsid w:val="00CC003B"/>
    <w:rsid w:val="00CC1BF4"/>
    <w:rsid w:val="00CC2CF6"/>
    <w:rsid w:val="00CC5481"/>
    <w:rsid w:val="00CC54A4"/>
    <w:rsid w:val="00CD16DC"/>
    <w:rsid w:val="00CD22A2"/>
    <w:rsid w:val="00CD2C8F"/>
    <w:rsid w:val="00CD33A5"/>
    <w:rsid w:val="00CD33EF"/>
    <w:rsid w:val="00CD3752"/>
    <w:rsid w:val="00CD4487"/>
    <w:rsid w:val="00CD63D9"/>
    <w:rsid w:val="00CD69CD"/>
    <w:rsid w:val="00CD6A5A"/>
    <w:rsid w:val="00CE0CB3"/>
    <w:rsid w:val="00CE21B5"/>
    <w:rsid w:val="00CE239F"/>
    <w:rsid w:val="00CE23BB"/>
    <w:rsid w:val="00CE2480"/>
    <w:rsid w:val="00CE33EC"/>
    <w:rsid w:val="00CE3656"/>
    <w:rsid w:val="00CE57A2"/>
    <w:rsid w:val="00CE58AF"/>
    <w:rsid w:val="00CE59E2"/>
    <w:rsid w:val="00CE69F7"/>
    <w:rsid w:val="00CE6E5F"/>
    <w:rsid w:val="00CF0858"/>
    <w:rsid w:val="00CF1600"/>
    <w:rsid w:val="00CF3373"/>
    <w:rsid w:val="00CF3EC1"/>
    <w:rsid w:val="00CF5A77"/>
    <w:rsid w:val="00CF6530"/>
    <w:rsid w:val="00CF6D32"/>
    <w:rsid w:val="00CF7991"/>
    <w:rsid w:val="00D00CF7"/>
    <w:rsid w:val="00D022B1"/>
    <w:rsid w:val="00D02AEE"/>
    <w:rsid w:val="00D03479"/>
    <w:rsid w:val="00D03958"/>
    <w:rsid w:val="00D041E6"/>
    <w:rsid w:val="00D046BC"/>
    <w:rsid w:val="00D048FA"/>
    <w:rsid w:val="00D0591D"/>
    <w:rsid w:val="00D05BB2"/>
    <w:rsid w:val="00D0620C"/>
    <w:rsid w:val="00D066C8"/>
    <w:rsid w:val="00D0674F"/>
    <w:rsid w:val="00D1066F"/>
    <w:rsid w:val="00D11211"/>
    <w:rsid w:val="00D11D37"/>
    <w:rsid w:val="00D121F0"/>
    <w:rsid w:val="00D12743"/>
    <w:rsid w:val="00D12ECA"/>
    <w:rsid w:val="00D15ACB"/>
    <w:rsid w:val="00D15CC3"/>
    <w:rsid w:val="00D16D85"/>
    <w:rsid w:val="00D172D2"/>
    <w:rsid w:val="00D17477"/>
    <w:rsid w:val="00D206ED"/>
    <w:rsid w:val="00D2148F"/>
    <w:rsid w:val="00D22AA1"/>
    <w:rsid w:val="00D23A0D"/>
    <w:rsid w:val="00D2448D"/>
    <w:rsid w:val="00D263E7"/>
    <w:rsid w:val="00D276BE"/>
    <w:rsid w:val="00D303AA"/>
    <w:rsid w:val="00D3049A"/>
    <w:rsid w:val="00D3062B"/>
    <w:rsid w:val="00D32E30"/>
    <w:rsid w:val="00D331C5"/>
    <w:rsid w:val="00D335B2"/>
    <w:rsid w:val="00D33C01"/>
    <w:rsid w:val="00D33EAF"/>
    <w:rsid w:val="00D341ED"/>
    <w:rsid w:val="00D343D7"/>
    <w:rsid w:val="00D35758"/>
    <w:rsid w:val="00D35A11"/>
    <w:rsid w:val="00D35C06"/>
    <w:rsid w:val="00D35FD7"/>
    <w:rsid w:val="00D376E6"/>
    <w:rsid w:val="00D379A0"/>
    <w:rsid w:val="00D418A6"/>
    <w:rsid w:val="00D41961"/>
    <w:rsid w:val="00D42BA3"/>
    <w:rsid w:val="00D43204"/>
    <w:rsid w:val="00D43B1B"/>
    <w:rsid w:val="00D44525"/>
    <w:rsid w:val="00D449C7"/>
    <w:rsid w:val="00D44EDE"/>
    <w:rsid w:val="00D46150"/>
    <w:rsid w:val="00D46429"/>
    <w:rsid w:val="00D46E10"/>
    <w:rsid w:val="00D471D5"/>
    <w:rsid w:val="00D5004A"/>
    <w:rsid w:val="00D50270"/>
    <w:rsid w:val="00D50698"/>
    <w:rsid w:val="00D52FDA"/>
    <w:rsid w:val="00D5517F"/>
    <w:rsid w:val="00D55B4A"/>
    <w:rsid w:val="00D56AE1"/>
    <w:rsid w:val="00D62F59"/>
    <w:rsid w:val="00D6340A"/>
    <w:rsid w:val="00D635C7"/>
    <w:rsid w:val="00D638F0"/>
    <w:rsid w:val="00D63A85"/>
    <w:rsid w:val="00D646FC"/>
    <w:rsid w:val="00D66DF3"/>
    <w:rsid w:val="00D707E3"/>
    <w:rsid w:val="00D7122D"/>
    <w:rsid w:val="00D7256F"/>
    <w:rsid w:val="00D74514"/>
    <w:rsid w:val="00D746C7"/>
    <w:rsid w:val="00D74E64"/>
    <w:rsid w:val="00D7532A"/>
    <w:rsid w:val="00D75882"/>
    <w:rsid w:val="00D76149"/>
    <w:rsid w:val="00D77425"/>
    <w:rsid w:val="00D833BC"/>
    <w:rsid w:val="00D835E1"/>
    <w:rsid w:val="00D83F4E"/>
    <w:rsid w:val="00D86B02"/>
    <w:rsid w:val="00D87630"/>
    <w:rsid w:val="00D87CE6"/>
    <w:rsid w:val="00D9069E"/>
    <w:rsid w:val="00D913ED"/>
    <w:rsid w:val="00D91B61"/>
    <w:rsid w:val="00D92344"/>
    <w:rsid w:val="00D92D7C"/>
    <w:rsid w:val="00D93604"/>
    <w:rsid w:val="00D93BDC"/>
    <w:rsid w:val="00D93CD7"/>
    <w:rsid w:val="00D949A4"/>
    <w:rsid w:val="00D955E7"/>
    <w:rsid w:val="00D959A2"/>
    <w:rsid w:val="00D95E94"/>
    <w:rsid w:val="00D96A9B"/>
    <w:rsid w:val="00D97942"/>
    <w:rsid w:val="00DA0242"/>
    <w:rsid w:val="00DA0B95"/>
    <w:rsid w:val="00DA107B"/>
    <w:rsid w:val="00DA13DB"/>
    <w:rsid w:val="00DA149D"/>
    <w:rsid w:val="00DA1CEF"/>
    <w:rsid w:val="00DA1FFE"/>
    <w:rsid w:val="00DA3A27"/>
    <w:rsid w:val="00DA3FCC"/>
    <w:rsid w:val="00DA4846"/>
    <w:rsid w:val="00DA626B"/>
    <w:rsid w:val="00DA7D6E"/>
    <w:rsid w:val="00DA7ED6"/>
    <w:rsid w:val="00DB4D3F"/>
    <w:rsid w:val="00DB51D9"/>
    <w:rsid w:val="00DB6BD4"/>
    <w:rsid w:val="00DC047D"/>
    <w:rsid w:val="00DC0587"/>
    <w:rsid w:val="00DC60F3"/>
    <w:rsid w:val="00DC639B"/>
    <w:rsid w:val="00DD18EB"/>
    <w:rsid w:val="00DD1B2F"/>
    <w:rsid w:val="00DD1E1F"/>
    <w:rsid w:val="00DD211C"/>
    <w:rsid w:val="00DD228C"/>
    <w:rsid w:val="00DD2465"/>
    <w:rsid w:val="00DD2481"/>
    <w:rsid w:val="00DD2CF2"/>
    <w:rsid w:val="00DD35E0"/>
    <w:rsid w:val="00DD4BBB"/>
    <w:rsid w:val="00DD5478"/>
    <w:rsid w:val="00DE0C0D"/>
    <w:rsid w:val="00DE1BC1"/>
    <w:rsid w:val="00DE1C16"/>
    <w:rsid w:val="00DE1E1F"/>
    <w:rsid w:val="00DE2D32"/>
    <w:rsid w:val="00DE42BE"/>
    <w:rsid w:val="00DE4DDC"/>
    <w:rsid w:val="00DE60A9"/>
    <w:rsid w:val="00DE6405"/>
    <w:rsid w:val="00DE6ACF"/>
    <w:rsid w:val="00DE73A8"/>
    <w:rsid w:val="00DF0255"/>
    <w:rsid w:val="00DF0E90"/>
    <w:rsid w:val="00DF1C24"/>
    <w:rsid w:val="00DF1DAE"/>
    <w:rsid w:val="00DF27F4"/>
    <w:rsid w:val="00DF3324"/>
    <w:rsid w:val="00DF63FA"/>
    <w:rsid w:val="00DF7E3C"/>
    <w:rsid w:val="00E00635"/>
    <w:rsid w:val="00E00F27"/>
    <w:rsid w:val="00E021FD"/>
    <w:rsid w:val="00E02FB3"/>
    <w:rsid w:val="00E03883"/>
    <w:rsid w:val="00E041C8"/>
    <w:rsid w:val="00E078BC"/>
    <w:rsid w:val="00E07E9D"/>
    <w:rsid w:val="00E10EEC"/>
    <w:rsid w:val="00E114CE"/>
    <w:rsid w:val="00E1184E"/>
    <w:rsid w:val="00E12EDD"/>
    <w:rsid w:val="00E13B20"/>
    <w:rsid w:val="00E14244"/>
    <w:rsid w:val="00E156AE"/>
    <w:rsid w:val="00E215BD"/>
    <w:rsid w:val="00E21C5C"/>
    <w:rsid w:val="00E22663"/>
    <w:rsid w:val="00E22761"/>
    <w:rsid w:val="00E23035"/>
    <w:rsid w:val="00E23FDD"/>
    <w:rsid w:val="00E241B3"/>
    <w:rsid w:val="00E261F0"/>
    <w:rsid w:val="00E263DC"/>
    <w:rsid w:val="00E27AC1"/>
    <w:rsid w:val="00E30DA4"/>
    <w:rsid w:val="00E3127D"/>
    <w:rsid w:val="00E31555"/>
    <w:rsid w:val="00E32DA6"/>
    <w:rsid w:val="00E32DC1"/>
    <w:rsid w:val="00E334B8"/>
    <w:rsid w:val="00E334CB"/>
    <w:rsid w:val="00E34725"/>
    <w:rsid w:val="00E3493C"/>
    <w:rsid w:val="00E34EAA"/>
    <w:rsid w:val="00E34EDF"/>
    <w:rsid w:val="00E37AEB"/>
    <w:rsid w:val="00E411B1"/>
    <w:rsid w:val="00E4271A"/>
    <w:rsid w:val="00E434BE"/>
    <w:rsid w:val="00E44A02"/>
    <w:rsid w:val="00E460AA"/>
    <w:rsid w:val="00E465C8"/>
    <w:rsid w:val="00E47988"/>
    <w:rsid w:val="00E47AD6"/>
    <w:rsid w:val="00E50097"/>
    <w:rsid w:val="00E510A2"/>
    <w:rsid w:val="00E52CA6"/>
    <w:rsid w:val="00E54BFF"/>
    <w:rsid w:val="00E55436"/>
    <w:rsid w:val="00E57810"/>
    <w:rsid w:val="00E60071"/>
    <w:rsid w:val="00E600FF"/>
    <w:rsid w:val="00E604E5"/>
    <w:rsid w:val="00E61907"/>
    <w:rsid w:val="00E61B8A"/>
    <w:rsid w:val="00E61E6E"/>
    <w:rsid w:val="00E625BB"/>
    <w:rsid w:val="00E6302A"/>
    <w:rsid w:val="00E631CD"/>
    <w:rsid w:val="00E6451E"/>
    <w:rsid w:val="00E64D23"/>
    <w:rsid w:val="00E6777E"/>
    <w:rsid w:val="00E70371"/>
    <w:rsid w:val="00E709CF"/>
    <w:rsid w:val="00E71EED"/>
    <w:rsid w:val="00E769C0"/>
    <w:rsid w:val="00E7742F"/>
    <w:rsid w:val="00E77FBE"/>
    <w:rsid w:val="00E818C2"/>
    <w:rsid w:val="00E8414B"/>
    <w:rsid w:val="00E85D77"/>
    <w:rsid w:val="00E874EC"/>
    <w:rsid w:val="00E8778B"/>
    <w:rsid w:val="00E92B71"/>
    <w:rsid w:val="00E92C44"/>
    <w:rsid w:val="00E92F0A"/>
    <w:rsid w:val="00E948C5"/>
    <w:rsid w:val="00E955F2"/>
    <w:rsid w:val="00E95EF9"/>
    <w:rsid w:val="00E96FDB"/>
    <w:rsid w:val="00E97101"/>
    <w:rsid w:val="00E9752E"/>
    <w:rsid w:val="00EA0BAC"/>
    <w:rsid w:val="00EA1261"/>
    <w:rsid w:val="00EA2561"/>
    <w:rsid w:val="00EA2CFC"/>
    <w:rsid w:val="00EA319E"/>
    <w:rsid w:val="00EA561E"/>
    <w:rsid w:val="00EA6914"/>
    <w:rsid w:val="00EA6A95"/>
    <w:rsid w:val="00EA7A2C"/>
    <w:rsid w:val="00EB03A3"/>
    <w:rsid w:val="00EB2752"/>
    <w:rsid w:val="00EB28F3"/>
    <w:rsid w:val="00EB2BEF"/>
    <w:rsid w:val="00EB461D"/>
    <w:rsid w:val="00EB4CC2"/>
    <w:rsid w:val="00EB4FDF"/>
    <w:rsid w:val="00EC05F2"/>
    <w:rsid w:val="00EC0EF0"/>
    <w:rsid w:val="00EC231C"/>
    <w:rsid w:val="00EC3E02"/>
    <w:rsid w:val="00EC4A37"/>
    <w:rsid w:val="00EC61C3"/>
    <w:rsid w:val="00EC6296"/>
    <w:rsid w:val="00EC6D3A"/>
    <w:rsid w:val="00EC7029"/>
    <w:rsid w:val="00EC7678"/>
    <w:rsid w:val="00ED014F"/>
    <w:rsid w:val="00ED1B2E"/>
    <w:rsid w:val="00ED2950"/>
    <w:rsid w:val="00ED2DDD"/>
    <w:rsid w:val="00ED56A1"/>
    <w:rsid w:val="00ED6C40"/>
    <w:rsid w:val="00ED7A00"/>
    <w:rsid w:val="00EE0C46"/>
    <w:rsid w:val="00EE12D4"/>
    <w:rsid w:val="00EE1494"/>
    <w:rsid w:val="00EE16EF"/>
    <w:rsid w:val="00EE1A13"/>
    <w:rsid w:val="00EE2224"/>
    <w:rsid w:val="00EE3C98"/>
    <w:rsid w:val="00EE4020"/>
    <w:rsid w:val="00EE4835"/>
    <w:rsid w:val="00EE799E"/>
    <w:rsid w:val="00EE7B80"/>
    <w:rsid w:val="00EF163C"/>
    <w:rsid w:val="00EF1B9D"/>
    <w:rsid w:val="00EF1C8B"/>
    <w:rsid w:val="00EF1F01"/>
    <w:rsid w:val="00EF277B"/>
    <w:rsid w:val="00EF3C16"/>
    <w:rsid w:val="00EF55E0"/>
    <w:rsid w:val="00EF5BED"/>
    <w:rsid w:val="00EF710C"/>
    <w:rsid w:val="00F00662"/>
    <w:rsid w:val="00F02753"/>
    <w:rsid w:val="00F03959"/>
    <w:rsid w:val="00F05580"/>
    <w:rsid w:val="00F06173"/>
    <w:rsid w:val="00F0631D"/>
    <w:rsid w:val="00F066E7"/>
    <w:rsid w:val="00F071CF"/>
    <w:rsid w:val="00F10ECD"/>
    <w:rsid w:val="00F12365"/>
    <w:rsid w:val="00F1270F"/>
    <w:rsid w:val="00F13F3B"/>
    <w:rsid w:val="00F14225"/>
    <w:rsid w:val="00F1426D"/>
    <w:rsid w:val="00F1462D"/>
    <w:rsid w:val="00F1570D"/>
    <w:rsid w:val="00F158BC"/>
    <w:rsid w:val="00F16FB3"/>
    <w:rsid w:val="00F17594"/>
    <w:rsid w:val="00F17888"/>
    <w:rsid w:val="00F212C9"/>
    <w:rsid w:val="00F21B84"/>
    <w:rsid w:val="00F23218"/>
    <w:rsid w:val="00F26058"/>
    <w:rsid w:val="00F266F7"/>
    <w:rsid w:val="00F30D64"/>
    <w:rsid w:val="00F30E7E"/>
    <w:rsid w:val="00F3155F"/>
    <w:rsid w:val="00F3183F"/>
    <w:rsid w:val="00F358AA"/>
    <w:rsid w:val="00F35D04"/>
    <w:rsid w:val="00F3620A"/>
    <w:rsid w:val="00F369DA"/>
    <w:rsid w:val="00F37FF6"/>
    <w:rsid w:val="00F40DCE"/>
    <w:rsid w:val="00F410E2"/>
    <w:rsid w:val="00F412FA"/>
    <w:rsid w:val="00F4269C"/>
    <w:rsid w:val="00F42DC1"/>
    <w:rsid w:val="00F502A8"/>
    <w:rsid w:val="00F51EA0"/>
    <w:rsid w:val="00F525F0"/>
    <w:rsid w:val="00F529B7"/>
    <w:rsid w:val="00F5317A"/>
    <w:rsid w:val="00F5644E"/>
    <w:rsid w:val="00F565AF"/>
    <w:rsid w:val="00F56AC9"/>
    <w:rsid w:val="00F56CC0"/>
    <w:rsid w:val="00F575E4"/>
    <w:rsid w:val="00F578EB"/>
    <w:rsid w:val="00F6038C"/>
    <w:rsid w:val="00F6153E"/>
    <w:rsid w:val="00F624BA"/>
    <w:rsid w:val="00F63564"/>
    <w:rsid w:val="00F6510B"/>
    <w:rsid w:val="00F6517F"/>
    <w:rsid w:val="00F6518C"/>
    <w:rsid w:val="00F6553C"/>
    <w:rsid w:val="00F660B5"/>
    <w:rsid w:val="00F66CBA"/>
    <w:rsid w:val="00F672DC"/>
    <w:rsid w:val="00F70F85"/>
    <w:rsid w:val="00F71EF4"/>
    <w:rsid w:val="00F743AD"/>
    <w:rsid w:val="00F74BDA"/>
    <w:rsid w:val="00F752AB"/>
    <w:rsid w:val="00F76882"/>
    <w:rsid w:val="00F7732B"/>
    <w:rsid w:val="00F77598"/>
    <w:rsid w:val="00F77EC1"/>
    <w:rsid w:val="00F77F5B"/>
    <w:rsid w:val="00F80B73"/>
    <w:rsid w:val="00F81898"/>
    <w:rsid w:val="00F82ED4"/>
    <w:rsid w:val="00F86B12"/>
    <w:rsid w:val="00F86E9E"/>
    <w:rsid w:val="00F87157"/>
    <w:rsid w:val="00F872F3"/>
    <w:rsid w:val="00F9147A"/>
    <w:rsid w:val="00F9179F"/>
    <w:rsid w:val="00F922F0"/>
    <w:rsid w:val="00F92649"/>
    <w:rsid w:val="00F9575F"/>
    <w:rsid w:val="00F96D4B"/>
    <w:rsid w:val="00F96FC7"/>
    <w:rsid w:val="00F975B6"/>
    <w:rsid w:val="00FA0CE8"/>
    <w:rsid w:val="00FA1C03"/>
    <w:rsid w:val="00FA3414"/>
    <w:rsid w:val="00FA42CF"/>
    <w:rsid w:val="00FA44A2"/>
    <w:rsid w:val="00FA44D0"/>
    <w:rsid w:val="00FA6103"/>
    <w:rsid w:val="00FA61B7"/>
    <w:rsid w:val="00FB1880"/>
    <w:rsid w:val="00FB1E85"/>
    <w:rsid w:val="00FB3BB7"/>
    <w:rsid w:val="00FB43D7"/>
    <w:rsid w:val="00FB5671"/>
    <w:rsid w:val="00FB5FBC"/>
    <w:rsid w:val="00FB6537"/>
    <w:rsid w:val="00FB6F6E"/>
    <w:rsid w:val="00FB75C5"/>
    <w:rsid w:val="00FB7BD2"/>
    <w:rsid w:val="00FC0427"/>
    <w:rsid w:val="00FC0B0B"/>
    <w:rsid w:val="00FC1085"/>
    <w:rsid w:val="00FC1184"/>
    <w:rsid w:val="00FC285A"/>
    <w:rsid w:val="00FC30D7"/>
    <w:rsid w:val="00FC317D"/>
    <w:rsid w:val="00FC366C"/>
    <w:rsid w:val="00FC3997"/>
    <w:rsid w:val="00FC49ED"/>
    <w:rsid w:val="00FC53B5"/>
    <w:rsid w:val="00FC5FC3"/>
    <w:rsid w:val="00FC65E0"/>
    <w:rsid w:val="00FC671D"/>
    <w:rsid w:val="00FC7F6E"/>
    <w:rsid w:val="00FD07C4"/>
    <w:rsid w:val="00FD2CD9"/>
    <w:rsid w:val="00FD2EBF"/>
    <w:rsid w:val="00FD469C"/>
    <w:rsid w:val="00FD567C"/>
    <w:rsid w:val="00FD65E3"/>
    <w:rsid w:val="00FD7ABB"/>
    <w:rsid w:val="00FE2339"/>
    <w:rsid w:val="00FE29EF"/>
    <w:rsid w:val="00FE34CA"/>
    <w:rsid w:val="00FE4AD0"/>
    <w:rsid w:val="00FE5D13"/>
    <w:rsid w:val="00FE68CC"/>
    <w:rsid w:val="00FF0450"/>
    <w:rsid w:val="00FF0B26"/>
    <w:rsid w:val="00FF0E20"/>
    <w:rsid w:val="00FF2FF7"/>
    <w:rsid w:val="00FF3A68"/>
    <w:rsid w:val="00FF3F40"/>
    <w:rsid w:val="00FF5FEB"/>
    <w:rsid w:val="00FF69FF"/>
    <w:rsid w:val="0116B24E"/>
    <w:rsid w:val="013504AF"/>
    <w:rsid w:val="022765E1"/>
    <w:rsid w:val="04BF4990"/>
    <w:rsid w:val="0516D5AF"/>
    <w:rsid w:val="05B30D5A"/>
    <w:rsid w:val="0A5A44AE"/>
    <w:rsid w:val="0BB8DF6B"/>
    <w:rsid w:val="0FB053C2"/>
    <w:rsid w:val="12E5FCBB"/>
    <w:rsid w:val="136EBBA9"/>
    <w:rsid w:val="159AA00B"/>
    <w:rsid w:val="161F9546"/>
    <w:rsid w:val="1CDFE999"/>
    <w:rsid w:val="1EC2A0E8"/>
    <w:rsid w:val="1F411DAA"/>
    <w:rsid w:val="200FC6F6"/>
    <w:rsid w:val="204D3EB1"/>
    <w:rsid w:val="205A8811"/>
    <w:rsid w:val="2146904F"/>
    <w:rsid w:val="22C40E4F"/>
    <w:rsid w:val="265FD1C3"/>
    <w:rsid w:val="2AC86299"/>
    <w:rsid w:val="2B14E16C"/>
    <w:rsid w:val="2F69C917"/>
    <w:rsid w:val="2F73074F"/>
    <w:rsid w:val="323B0516"/>
    <w:rsid w:val="3A21AF54"/>
    <w:rsid w:val="3A622D0D"/>
    <w:rsid w:val="3CAB7C3B"/>
    <w:rsid w:val="3DDF43DF"/>
    <w:rsid w:val="3F2CA333"/>
    <w:rsid w:val="41E2D8D0"/>
    <w:rsid w:val="4344EBD3"/>
    <w:rsid w:val="467C8C95"/>
    <w:rsid w:val="47192378"/>
    <w:rsid w:val="498A2ADE"/>
    <w:rsid w:val="500F79BC"/>
    <w:rsid w:val="59D11781"/>
    <w:rsid w:val="5B6CE7E2"/>
    <w:rsid w:val="5D17FADC"/>
    <w:rsid w:val="61C4282F"/>
    <w:rsid w:val="64BFE1C3"/>
    <w:rsid w:val="669AD357"/>
    <w:rsid w:val="67CBD284"/>
    <w:rsid w:val="6ACB288D"/>
    <w:rsid w:val="7386E573"/>
    <w:rsid w:val="73A5094A"/>
    <w:rsid w:val="76993085"/>
    <w:rsid w:val="786C16FD"/>
    <w:rsid w:val="796568CF"/>
    <w:rsid w:val="7B55D72B"/>
    <w:rsid w:val="7D7301E6"/>
    <w:rsid w:val="7D9B4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BA320"/>
  <w15:chartTrackingRefBased/>
  <w15:docId w15:val="{0F043046-33C9-441B-9D84-1C10E252C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185"/>
    <w:rPr>
      <w:rFonts w:ascii="Times New Roman" w:hAnsi="Times New Roman" w:cs="Times New Roman"/>
      <w:sz w:val="24"/>
      <w:szCs w:val="24"/>
    </w:rPr>
  </w:style>
  <w:style w:type="paragraph" w:styleId="Heading1">
    <w:name w:val="heading 1"/>
    <w:basedOn w:val="Normal"/>
    <w:next w:val="Normal"/>
    <w:link w:val="Heading1Char"/>
    <w:uiPriority w:val="9"/>
    <w:qFormat/>
    <w:rsid w:val="006E66E4"/>
    <w:pPr>
      <w:keepNext/>
      <w:keepLines/>
      <w:spacing w:before="240" w:after="0"/>
      <w:outlineLvl w:val="0"/>
    </w:pPr>
    <w:rPr>
      <w:rFonts w:eastAsiaTheme="majorEastAsia"/>
      <w:color w:val="2F5496" w:themeColor="accent1" w:themeShade="BF"/>
      <w:sz w:val="36"/>
      <w:szCs w:val="32"/>
    </w:rPr>
  </w:style>
  <w:style w:type="paragraph" w:styleId="Heading2">
    <w:name w:val="heading 2"/>
    <w:basedOn w:val="Normal"/>
    <w:next w:val="Normal"/>
    <w:link w:val="Heading2Char"/>
    <w:uiPriority w:val="9"/>
    <w:unhideWhenUsed/>
    <w:qFormat/>
    <w:rsid w:val="006E66E4"/>
    <w:pPr>
      <w:keepNext/>
      <w:keepLines/>
      <w:spacing w:before="40" w:after="0"/>
      <w:outlineLvl w:val="1"/>
    </w:pPr>
    <w:rPr>
      <w:rFonts w:eastAsiaTheme="majorEastAsia"/>
      <w:color w:val="2F5496" w:themeColor="accent1" w:themeShade="BF"/>
      <w:sz w:val="32"/>
      <w:szCs w:val="26"/>
    </w:rPr>
  </w:style>
  <w:style w:type="paragraph" w:styleId="Heading3">
    <w:name w:val="heading 3"/>
    <w:basedOn w:val="Normal"/>
    <w:next w:val="Normal"/>
    <w:link w:val="Heading3Char"/>
    <w:autoRedefine/>
    <w:uiPriority w:val="9"/>
    <w:unhideWhenUsed/>
    <w:qFormat/>
    <w:rsid w:val="00B856E5"/>
    <w:pPr>
      <w:keepNext/>
      <w:keepLines/>
      <w:spacing w:after="0"/>
      <w:jc w:val="center"/>
      <w:outlineLvl w:val="2"/>
    </w:pPr>
    <w:rPr>
      <w:rFonts w:eastAsiaTheme="majorEastAsia" w:cstheme="majorBidi"/>
      <w:i/>
      <w:color w:val="1F3763" w:themeColor="accent1" w:themeShade="7F"/>
      <w:sz w:val="18"/>
    </w:rPr>
  </w:style>
  <w:style w:type="paragraph" w:styleId="Heading4">
    <w:name w:val="heading 4"/>
    <w:basedOn w:val="Normal"/>
    <w:next w:val="Normal"/>
    <w:link w:val="Heading4Char"/>
    <w:uiPriority w:val="9"/>
    <w:unhideWhenUsed/>
    <w:qFormat/>
    <w:rsid w:val="00E1184E"/>
    <w:pPr>
      <w:keepNext/>
      <w:keepLines/>
      <w:spacing w:before="40" w:after="0"/>
      <w:outlineLvl w:val="3"/>
    </w:pPr>
    <w:rPr>
      <w:rFonts w:eastAsiaTheme="majorEastAsia"/>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E4"/>
    <w:rPr>
      <w:rFonts w:ascii="Times New Roman" w:eastAsiaTheme="majorEastAsia" w:hAnsi="Times New Roman" w:cs="Times New Roman"/>
      <w:color w:val="2F5496" w:themeColor="accent1" w:themeShade="BF"/>
      <w:sz w:val="36"/>
      <w:szCs w:val="32"/>
    </w:rPr>
  </w:style>
  <w:style w:type="paragraph" w:styleId="Title">
    <w:name w:val="Title"/>
    <w:basedOn w:val="Normal"/>
    <w:next w:val="Normal"/>
    <w:link w:val="TitleChar"/>
    <w:uiPriority w:val="10"/>
    <w:qFormat/>
    <w:rsid w:val="009725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5A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725A5"/>
    <w:rPr>
      <w:b/>
      <w:bCs/>
    </w:rPr>
  </w:style>
  <w:style w:type="character" w:styleId="SubtleEmphasis">
    <w:name w:val="Subtle Emphasis"/>
    <w:basedOn w:val="DefaultParagraphFont"/>
    <w:uiPriority w:val="19"/>
    <w:qFormat/>
    <w:rsid w:val="00784D6C"/>
    <w:rPr>
      <w:i/>
      <w:iCs/>
      <w:color w:val="404040" w:themeColor="text1" w:themeTint="BF"/>
    </w:rPr>
  </w:style>
  <w:style w:type="paragraph" w:styleId="ListParagraph">
    <w:name w:val="List Paragraph"/>
    <w:basedOn w:val="Normal"/>
    <w:uiPriority w:val="34"/>
    <w:qFormat/>
    <w:rsid w:val="00324217"/>
    <w:pPr>
      <w:ind w:left="720"/>
      <w:contextualSpacing/>
    </w:pPr>
  </w:style>
  <w:style w:type="paragraph" w:styleId="Caption">
    <w:name w:val="caption"/>
    <w:basedOn w:val="Heading3"/>
    <w:next w:val="Normal"/>
    <w:uiPriority w:val="35"/>
    <w:unhideWhenUsed/>
    <w:qFormat/>
    <w:rsid w:val="00E44A02"/>
  </w:style>
  <w:style w:type="paragraph" w:styleId="TOCHeading">
    <w:name w:val="TOC Heading"/>
    <w:basedOn w:val="Heading1"/>
    <w:next w:val="Normal"/>
    <w:uiPriority w:val="39"/>
    <w:unhideWhenUsed/>
    <w:qFormat/>
    <w:rsid w:val="00B35830"/>
    <w:pPr>
      <w:outlineLvl w:val="9"/>
    </w:pPr>
    <w:rPr>
      <w:kern w:val="0"/>
      <w14:ligatures w14:val="none"/>
    </w:rPr>
  </w:style>
  <w:style w:type="paragraph" w:styleId="TOC1">
    <w:name w:val="toc 1"/>
    <w:basedOn w:val="Normal"/>
    <w:next w:val="Normal"/>
    <w:autoRedefine/>
    <w:uiPriority w:val="39"/>
    <w:unhideWhenUsed/>
    <w:rsid w:val="00B35830"/>
    <w:pPr>
      <w:spacing w:after="100"/>
    </w:pPr>
  </w:style>
  <w:style w:type="character" w:styleId="Hyperlink">
    <w:name w:val="Hyperlink"/>
    <w:basedOn w:val="DefaultParagraphFont"/>
    <w:uiPriority w:val="99"/>
    <w:unhideWhenUsed/>
    <w:rsid w:val="00B35830"/>
    <w:rPr>
      <w:color w:val="0563C1" w:themeColor="hyperlink"/>
      <w:u w:val="single"/>
    </w:rPr>
  </w:style>
  <w:style w:type="character" w:styleId="CommentReference">
    <w:name w:val="annotation reference"/>
    <w:basedOn w:val="DefaultParagraphFont"/>
    <w:uiPriority w:val="99"/>
    <w:semiHidden/>
    <w:unhideWhenUsed/>
    <w:rsid w:val="00C24000"/>
    <w:rPr>
      <w:sz w:val="16"/>
      <w:szCs w:val="16"/>
    </w:rPr>
  </w:style>
  <w:style w:type="paragraph" w:styleId="CommentText">
    <w:name w:val="annotation text"/>
    <w:basedOn w:val="Normal"/>
    <w:link w:val="CommentTextChar"/>
    <w:uiPriority w:val="99"/>
    <w:unhideWhenUsed/>
    <w:rsid w:val="00C24000"/>
    <w:pPr>
      <w:spacing w:line="240" w:lineRule="auto"/>
    </w:pPr>
    <w:rPr>
      <w:sz w:val="20"/>
      <w:szCs w:val="20"/>
    </w:rPr>
  </w:style>
  <w:style w:type="character" w:customStyle="1" w:styleId="CommentTextChar">
    <w:name w:val="Comment Text Char"/>
    <w:basedOn w:val="DefaultParagraphFont"/>
    <w:link w:val="CommentText"/>
    <w:uiPriority w:val="99"/>
    <w:rsid w:val="00C24000"/>
    <w:rPr>
      <w:sz w:val="20"/>
      <w:szCs w:val="20"/>
    </w:rPr>
  </w:style>
  <w:style w:type="paragraph" w:styleId="CommentSubject">
    <w:name w:val="annotation subject"/>
    <w:basedOn w:val="CommentText"/>
    <w:next w:val="CommentText"/>
    <w:link w:val="CommentSubjectChar"/>
    <w:uiPriority w:val="99"/>
    <w:semiHidden/>
    <w:unhideWhenUsed/>
    <w:rsid w:val="00C24000"/>
    <w:rPr>
      <w:b/>
      <w:bCs/>
    </w:rPr>
  </w:style>
  <w:style w:type="character" w:customStyle="1" w:styleId="CommentSubjectChar">
    <w:name w:val="Comment Subject Char"/>
    <w:basedOn w:val="CommentTextChar"/>
    <w:link w:val="CommentSubject"/>
    <w:uiPriority w:val="99"/>
    <w:semiHidden/>
    <w:rsid w:val="00C24000"/>
    <w:rPr>
      <w:b/>
      <w:bCs/>
      <w:sz w:val="20"/>
      <w:szCs w:val="20"/>
    </w:rPr>
  </w:style>
  <w:style w:type="character" w:customStyle="1" w:styleId="Heading2Char">
    <w:name w:val="Heading 2 Char"/>
    <w:basedOn w:val="DefaultParagraphFont"/>
    <w:link w:val="Heading2"/>
    <w:uiPriority w:val="9"/>
    <w:rsid w:val="006E66E4"/>
    <w:rPr>
      <w:rFonts w:ascii="Times New Roman" w:eastAsiaTheme="majorEastAsia" w:hAnsi="Times New Roman" w:cs="Times New Roman"/>
      <w:color w:val="2F5496" w:themeColor="accent1" w:themeShade="BF"/>
      <w:sz w:val="32"/>
      <w:szCs w:val="26"/>
    </w:rPr>
  </w:style>
  <w:style w:type="paragraph" w:styleId="TOC2">
    <w:name w:val="toc 2"/>
    <w:basedOn w:val="Normal"/>
    <w:next w:val="Normal"/>
    <w:autoRedefine/>
    <w:uiPriority w:val="39"/>
    <w:unhideWhenUsed/>
    <w:rsid w:val="00781D7C"/>
    <w:pPr>
      <w:spacing w:after="100"/>
      <w:ind w:left="220"/>
    </w:pPr>
  </w:style>
  <w:style w:type="table" w:styleId="TableGrid">
    <w:name w:val="Table Grid"/>
    <w:basedOn w:val="TableNormal"/>
    <w:uiPriority w:val="39"/>
    <w:rsid w:val="00DA1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33EF"/>
    <w:rPr>
      <w:color w:val="666666"/>
    </w:rPr>
  </w:style>
  <w:style w:type="paragraph" w:styleId="TableofFigures">
    <w:name w:val="table of figures"/>
    <w:basedOn w:val="Normal"/>
    <w:next w:val="Normal"/>
    <w:uiPriority w:val="99"/>
    <w:unhideWhenUsed/>
    <w:rsid w:val="00AD4A21"/>
    <w:pPr>
      <w:spacing w:after="0"/>
    </w:pPr>
  </w:style>
  <w:style w:type="character" w:customStyle="1" w:styleId="Heading3Char">
    <w:name w:val="Heading 3 Char"/>
    <w:basedOn w:val="DefaultParagraphFont"/>
    <w:link w:val="Heading3"/>
    <w:uiPriority w:val="9"/>
    <w:rsid w:val="00B856E5"/>
    <w:rPr>
      <w:rFonts w:ascii="Times New Roman" w:eastAsiaTheme="majorEastAsia" w:hAnsi="Times New Roman" w:cstheme="majorBidi"/>
      <w:i/>
      <w:color w:val="1F3763" w:themeColor="accent1" w:themeShade="7F"/>
      <w:sz w:val="18"/>
      <w:szCs w:val="24"/>
    </w:rPr>
  </w:style>
  <w:style w:type="paragraph" w:styleId="TOC3">
    <w:name w:val="toc 3"/>
    <w:basedOn w:val="Normal"/>
    <w:next w:val="Normal"/>
    <w:autoRedefine/>
    <w:uiPriority w:val="39"/>
    <w:unhideWhenUsed/>
    <w:rsid w:val="0009297B"/>
    <w:pPr>
      <w:spacing w:after="100"/>
      <w:ind w:left="440"/>
    </w:pPr>
  </w:style>
  <w:style w:type="paragraph" w:styleId="Bibliography">
    <w:name w:val="Bibliography"/>
    <w:basedOn w:val="Normal"/>
    <w:next w:val="Normal"/>
    <w:uiPriority w:val="37"/>
    <w:unhideWhenUsed/>
    <w:rsid w:val="00F660B5"/>
  </w:style>
  <w:style w:type="character" w:customStyle="1" w:styleId="Heading4Char">
    <w:name w:val="Heading 4 Char"/>
    <w:basedOn w:val="DefaultParagraphFont"/>
    <w:link w:val="Heading4"/>
    <w:uiPriority w:val="9"/>
    <w:rsid w:val="00263358"/>
    <w:rPr>
      <w:rFonts w:ascii="Times New Roman" w:eastAsiaTheme="majorEastAsia" w:hAnsi="Times New Roman" w:cs="Times New Roman"/>
      <w:color w:val="2F5496" w:themeColor="accent1" w:themeShade="BF"/>
      <w:sz w:val="24"/>
      <w:szCs w:val="24"/>
    </w:rPr>
  </w:style>
  <w:style w:type="paragraph" w:styleId="NormalWeb">
    <w:name w:val="Normal (Web)"/>
    <w:basedOn w:val="Normal"/>
    <w:uiPriority w:val="99"/>
    <w:semiHidden/>
    <w:unhideWhenUsed/>
    <w:rsid w:val="00475A5B"/>
  </w:style>
  <w:style w:type="paragraph" w:styleId="Header">
    <w:name w:val="header"/>
    <w:basedOn w:val="Normal"/>
    <w:link w:val="HeaderChar"/>
    <w:uiPriority w:val="99"/>
    <w:unhideWhenUsed/>
    <w:rsid w:val="00C82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EA0"/>
  </w:style>
  <w:style w:type="paragraph" w:styleId="Footer">
    <w:name w:val="footer"/>
    <w:basedOn w:val="Normal"/>
    <w:link w:val="FooterChar"/>
    <w:uiPriority w:val="99"/>
    <w:unhideWhenUsed/>
    <w:rsid w:val="00C82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2387">
      <w:bodyDiv w:val="1"/>
      <w:marLeft w:val="0"/>
      <w:marRight w:val="0"/>
      <w:marTop w:val="0"/>
      <w:marBottom w:val="0"/>
      <w:divBdr>
        <w:top w:val="none" w:sz="0" w:space="0" w:color="auto"/>
        <w:left w:val="none" w:sz="0" w:space="0" w:color="auto"/>
        <w:bottom w:val="none" w:sz="0" w:space="0" w:color="auto"/>
        <w:right w:val="none" w:sz="0" w:space="0" w:color="auto"/>
      </w:divBdr>
      <w:divsChild>
        <w:div w:id="1946644745">
          <w:marLeft w:val="0"/>
          <w:marRight w:val="0"/>
          <w:marTop w:val="0"/>
          <w:marBottom w:val="0"/>
          <w:divBdr>
            <w:top w:val="none" w:sz="0" w:space="0" w:color="auto"/>
            <w:left w:val="none" w:sz="0" w:space="0" w:color="auto"/>
            <w:bottom w:val="none" w:sz="0" w:space="0" w:color="auto"/>
            <w:right w:val="none" w:sz="0" w:space="0" w:color="auto"/>
          </w:divBdr>
          <w:divsChild>
            <w:div w:id="23792426">
              <w:marLeft w:val="0"/>
              <w:marRight w:val="0"/>
              <w:marTop w:val="0"/>
              <w:marBottom w:val="0"/>
              <w:divBdr>
                <w:top w:val="none" w:sz="0" w:space="0" w:color="auto"/>
                <w:left w:val="none" w:sz="0" w:space="0" w:color="auto"/>
                <w:bottom w:val="none" w:sz="0" w:space="0" w:color="auto"/>
                <w:right w:val="none" w:sz="0" w:space="0" w:color="auto"/>
              </w:divBdr>
              <w:divsChild>
                <w:div w:id="630286744">
                  <w:marLeft w:val="0"/>
                  <w:marRight w:val="0"/>
                  <w:marTop w:val="0"/>
                  <w:marBottom w:val="0"/>
                  <w:divBdr>
                    <w:top w:val="none" w:sz="0" w:space="0" w:color="auto"/>
                    <w:left w:val="none" w:sz="0" w:space="0" w:color="auto"/>
                    <w:bottom w:val="none" w:sz="0" w:space="0" w:color="auto"/>
                    <w:right w:val="none" w:sz="0" w:space="0" w:color="auto"/>
                  </w:divBdr>
                </w:div>
              </w:divsChild>
            </w:div>
            <w:div w:id="70154999">
              <w:marLeft w:val="0"/>
              <w:marRight w:val="0"/>
              <w:marTop w:val="0"/>
              <w:marBottom w:val="0"/>
              <w:divBdr>
                <w:top w:val="none" w:sz="0" w:space="0" w:color="auto"/>
                <w:left w:val="none" w:sz="0" w:space="0" w:color="auto"/>
                <w:bottom w:val="none" w:sz="0" w:space="0" w:color="auto"/>
                <w:right w:val="none" w:sz="0" w:space="0" w:color="auto"/>
              </w:divBdr>
              <w:divsChild>
                <w:div w:id="1112359233">
                  <w:marLeft w:val="0"/>
                  <w:marRight w:val="0"/>
                  <w:marTop w:val="0"/>
                  <w:marBottom w:val="0"/>
                  <w:divBdr>
                    <w:top w:val="none" w:sz="0" w:space="0" w:color="auto"/>
                    <w:left w:val="none" w:sz="0" w:space="0" w:color="auto"/>
                    <w:bottom w:val="none" w:sz="0" w:space="0" w:color="auto"/>
                    <w:right w:val="none" w:sz="0" w:space="0" w:color="auto"/>
                  </w:divBdr>
                </w:div>
              </w:divsChild>
            </w:div>
            <w:div w:id="82841728">
              <w:marLeft w:val="0"/>
              <w:marRight w:val="0"/>
              <w:marTop w:val="0"/>
              <w:marBottom w:val="0"/>
              <w:divBdr>
                <w:top w:val="none" w:sz="0" w:space="0" w:color="auto"/>
                <w:left w:val="none" w:sz="0" w:space="0" w:color="auto"/>
                <w:bottom w:val="none" w:sz="0" w:space="0" w:color="auto"/>
                <w:right w:val="none" w:sz="0" w:space="0" w:color="auto"/>
              </w:divBdr>
              <w:divsChild>
                <w:div w:id="312224251">
                  <w:marLeft w:val="0"/>
                  <w:marRight w:val="0"/>
                  <w:marTop w:val="0"/>
                  <w:marBottom w:val="0"/>
                  <w:divBdr>
                    <w:top w:val="none" w:sz="0" w:space="0" w:color="auto"/>
                    <w:left w:val="none" w:sz="0" w:space="0" w:color="auto"/>
                    <w:bottom w:val="none" w:sz="0" w:space="0" w:color="auto"/>
                    <w:right w:val="none" w:sz="0" w:space="0" w:color="auto"/>
                  </w:divBdr>
                </w:div>
              </w:divsChild>
            </w:div>
            <w:div w:id="90703237">
              <w:marLeft w:val="0"/>
              <w:marRight w:val="0"/>
              <w:marTop w:val="0"/>
              <w:marBottom w:val="0"/>
              <w:divBdr>
                <w:top w:val="none" w:sz="0" w:space="0" w:color="auto"/>
                <w:left w:val="none" w:sz="0" w:space="0" w:color="auto"/>
                <w:bottom w:val="none" w:sz="0" w:space="0" w:color="auto"/>
                <w:right w:val="none" w:sz="0" w:space="0" w:color="auto"/>
              </w:divBdr>
              <w:divsChild>
                <w:div w:id="1005865042">
                  <w:marLeft w:val="0"/>
                  <w:marRight w:val="0"/>
                  <w:marTop w:val="0"/>
                  <w:marBottom w:val="0"/>
                  <w:divBdr>
                    <w:top w:val="none" w:sz="0" w:space="0" w:color="auto"/>
                    <w:left w:val="none" w:sz="0" w:space="0" w:color="auto"/>
                    <w:bottom w:val="none" w:sz="0" w:space="0" w:color="auto"/>
                    <w:right w:val="none" w:sz="0" w:space="0" w:color="auto"/>
                  </w:divBdr>
                </w:div>
              </w:divsChild>
            </w:div>
            <w:div w:id="101846917">
              <w:marLeft w:val="0"/>
              <w:marRight w:val="0"/>
              <w:marTop w:val="0"/>
              <w:marBottom w:val="0"/>
              <w:divBdr>
                <w:top w:val="none" w:sz="0" w:space="0" w:color="auto"/>
                <w:left w:val="none" w:sz="0" w:space="0" w:color="auto"/>
                <w:bottom w:val="none" w:sz="0" w:space="0" w:color="auto"/>
                <w:right w:val="none" w:sz="0" w:space="0" w:color="auto"/>
              </w:divBdr>
              <w:divsChild>
                <w:div w:id="1010958833">
                  <w:marLeft w:val="0"/>
                  <w:marRight w:val="0"/>
                  <w:marTop w:val="0"/>
                  <w:marBottom w:val="0"/>
                  <w:divBdr>
                    <w:top w:val="none" w:sz="0" w:space="0" w:color="auto"/>
                    <w:left w:val="none" w:sz="0" w:space="0" w:color="auto"/>
                    <w:bottom w:val="none" w:sz="0" w:space="0" w:color="auto"/>
                    <w:right w:val="none" w:sz="0" w:space="0" w:color="auto"/>
                  </w:divBdr>
                </w:div>
              </w:divsChild>
            </w:div>
            <w:div w:id="114259359">
              <w:marLeft w:val="0"/>
              <w:marRight w:val="0"/>
              <w:marTop w:val="0"/>
              <w:marBottom w:val="0"/>
              <w:divBdr>
                <w:top w:val="none" w:sz="0" w:space="0" w:color="auto"/>
                <w:left w:val="none" w:sz="0" w:space="0" w:color="auto"/>
                <w:bottom w:val="none" w:sz="0" w:space="0" w:color="auto"/>
                <w:right w:val="none" w:sz="0" w:space="0" w:color="auto"/>
              </w:divBdr>
              <w:divsChild>
                <w:div w:id="1151867522">
                  <w:marLeft w:val="0"/>
                  <w:marRight w:val="0"/>
                  <w:marTop w:val="0"/>
                  <w:marBottom w:val="0"/>
                  <w:divBdr>
                    <w:top w:val="none" w:sz="0" w:space="0" w:color="auto"/>
                    <w:left w:val="none" w:sz="0" w:space="0" w:color="auto"/>
                    <w:bottom w:val="none" w:sz="0" w:space="0" w:color="auto"/>
                    <w:right w:val="none" w:sz="0" w:space="0" w:color="auto"/>
                  </w:divBdr>
                </w:div>
              </w:divsChild>
            </w:div>
            <w:div w:id="115026708">
              <w:marLeft w:val="0"/>
              <w:marRight w:val="0"/>
              <w:marTop w:val="0"/>
              <w:marBottom w:val="0"/>
              <w:divBdr>
                <w:top w:val="none" w:sz="0" w:space="0" w:color="auto"/>
                <w:left w:val="none" w:sz="0" w:space="0" w:color="auto"/>
                <w:bottom w:val="none" w:sz="0" w:space="0" w:color="auto"/>
                <w:right w:val="none" w:sz="0" w:space="0" w:color="auto"/>
              </w:divBdr>
              <w:divsChild>
                <w:div w:id="1370649451">
                  <w:marLeft w:val="0"/>
                  <w:marRight w:val="0"/>
                  <w:marTop w:val="0"/>
                  <w:marBottom w:val="0"/>
                  <w:divBdr>
                    <w:top w:val="none" w:sz="0" w:space="0" w:color="auto"/>
                    <w:left w:val="none" w:sz="0" w:space="0" w:color="auto"/>
                    <w:bottom w:val="none" w:sz="0" w:space="0" w:color="auto"/>
                    <w:right w:val="none" w:sz="0" w:space="0" w:color="auto"/>
                  </w:divBdr>
                </w:div>
              </w:divsChild>
            </w:div>
            <w:div w:id="141237880">
              <w:marLeft w:val="0"/>
              <w:marRight w:val="0"/>
              <w:marTop w:val="0"/>
              <w:marBottom w:val="0"/>
              <w:divBdr>
                <w:top w:val="none" w:sz="0" w:space="0" w:color="auto"/>
                <w:left w:val="none" w:sz="0" w:space="0" w:color="auto"/>
                <w:bottom w:val="none" w:sz="0" w:space="0" w:color="auto"/>
                <w:right w:val="none" w:sz="0" w:space="0" w:color="auto"/>
              </w:divBdr>
              <w:divsChild>
                <w:div w:id="522092396">
                  <w:marLeft w:val="0"/>
                  <w:marRight w:val="0"/>
                  <w:marTop w:val="0"/>
                  <w:marBottom w:val="0"/>
                  <w:divBdr>
                    <w:top w:val="none" w:sz="0" w:space="0" w:color="auto"/>
                    <w:left w:val="none" w:sz="0" w:space="0" w:color="auto"/>
                    <w:bottom w:val="none" w:sz="0" w:space="0" w:color="auto"/>
                    <w:right w:val="none" w:sz="0" w:space="0" w:color="auto"/>
                  </w:divBdr>
                </w:div>
              </w:divsChild>
            </w:div>
            <w:div w:id="215119868">
              <w:marLeft w:val="0"/>
              <w:marRight w:val="0"/>
              <w:marTop w:val="0"/>
              <w:marBottom w:val="0"/>
              <w:divBdr>
                <w:top w:val="none" w:sz="0" w:space="0" w:color="auto"/>
                <w:left w:val="none" w:sz="0" w:space="0" w:color="auto"/>
                <w:bottom w:val="none" w:sz="0" w:space="0" w:color="auto"/>
                <w:right w:val="none" w:sz="0" w:space="0" w:color="auto"/>
              </w:divBdr>
              <w:divsChild>
                <w:div w:id="1241792570">
                  <w:marLeft w:val="0"/>
                  <w:marRight w:val="0"/>
                  <w:marTop w:val="0"/>
                  <w:marBottom w:val="0"/>
                  <w:divBdr>
                    <w:top w:val="none" w:sz="0" w:space="0" w:color="auto"/>
                    <w:left w:val="none" w:sz="0" w:space="0" w:color="auto"/>
                    <w:bottom w:val="none" w:sz="0" w:space="0" w:color="auto"/>
                    <w:right w:val="none" w:sz="0" w:space="0" w:color="auto"/>
                  </w:divBdr>
                </w:div>
              </w:divsChild>
            </w:div>
            <w:div w:id="215359651">
              <w:marLeft w:val="0"/>
              <w:marRight w:val="0"/>
              <w:marTop w:val="0"/>
              <w:marBottom w:val="0"/>
              <w:divBdr>
                <w:top w:val="none" w:sz="0" w:space="0" w:color="auto"/>
                <w:left w:val="none" w:sz="0" w:space="0" w:color="auto"/>
                <w:bottom w:val="none" w:sz="0" w:space="0" w:color="auto"/>
                <w:right w:val="none" w:sz="0" w:space="0" w:color="auto"/>
              </w:divBdr>
              <w:divsChild>
                <w:div w:id="388572036">
                  <w:marLeft w:val="0"/>
                  <w:marRight w:val="0"/>
                  <w:marTop w:val="0"/>
                  <w:marBottom w:val="0"/>
                  <w:divBdr>
                    <w:top w:val="none" w:sz="0" w:space="0" w:color="auto"/>
                    <w:left w:val="none" w:sz="0" w:space="0" w:color="auto"/>
                    <w:bottom w:val="none" w:sz="0" w:space="0" w:color="auto"/>
                    <w:right w:val="none" w:sz="0" w:space="0" w:color="auto"/>
                  </w:divBdr>
                </w:div>
              </w:divsChild>
            </w:div>
            <w:div w:id="221871645">
              <w:marLeft w:val="0"/>
              <w:marRight w:val="0"/>
              <w:marTop w:val="0"/>
              <w:marBottom w:val="0"/>
              <w:divBdr>
                <w:top w:val="none" w:sz="0" w:space="0" w:color="auto"/>
                <w:left w:val="none" w:sz="0" w:space="0" w:color="auto"/>
                <w:bottom w:val="none" w:sz="0" w:space="0" w:color="auto"/>
                <w:right w:val="none" w:sz="0" w:space="0" w:color="auto"/>
              </w:divBdr>
              <w:divsChild>
                <w:div w:id="1561789510">
                  <w:marLeft w:val="0"/>
                  <w:marRight w:val="0"/>
                  <w:marTop w:val="0"/>
                  <w:marBottom w:val="0"/>
                  <w:divBdr>
                    <w:top w:val="none" w:sz="0" w:space="0" w:color="auto"/>
                    <w:left w:val="none" w:sz="0" w:space="0" w:color="auto"/>
                    <w:bottom w:val="none" w:sz="0" w:space="0" w:color="auto"/>
                    <w:right w:val="none" w:sz="0" w:space="0" w:color="auto"/>
                  </w:divBdr>
                </w:div>
              </w:divsChild>
            </w:div>
            <w:div w:id="242765701">
              <w:marLeft w:val="0"/>
              <w:marRight w:val="0"/>
              <w:marTop w:val="0"/>
              <w:marBottom w:val="0"/>
              <w:divBdr>
                <w:top w:val="none" w:sz="0" w:space="0" w:color="auto"/>
                <w:left w:val="none" w:sz="0" w:space="0" w:color="auto"/>
                <w:bottom w:val="none" w:sz="0" w:space="0" w:color="auto"/>
                <w:right w:val="none" w:sz="0" w:space="0" w:color="auto"/>
              </w:divBdr>
              <w:divsChild>
                <w:div w:id="1918200546">
                  <w:marLeft w:val="0"/>
                  <w:marRight w:val="0"/>
                  <w:marTop w:val="0"/>
                  <w:marBottom w:val="0"/>
                  <w:divBdr>
                    <w:top w:val="none" w:sz="0" w:space="0" w:color="auto"/>
                    <w:left w:val="none" w:sz="0" w:space="0" w:color="auto"/>
                    <w:bottom w:val="none" w:sz="0" w:space="0" w:color="auto"/>
                    <w:right w:val="none" w:sz="0" w:space="0" w:color="auto"/>
                  </w:divBdr>
                </w:div>
              </w:divsChild>
            </w:div>
            <w:div w:id="291400907">
              <w:marLeft w:val="0"/>
              <w:marRight w:val="0"/>
              <w:marTop w:val="0"/>
              <w:marBottom w:val="0"/>
              <w:divBdr>
                <w:top w:val="none" w:sz="0" w:space="0" w:color="auto"/>
                <w:left w:val="none" w:sz="0" w:space="0" w:color="auto"/>
                <w:bottom w:val="none" w:sz="0" w:space="0" w:color="auto"/>
                <w:right w:val="none" w:sz="0" w:space="0" w:color="auto"/>
              </w:divBdr>
              <w:divsChild>
                <w:div w:id="963124420">
                  <w:marLeft w:val="0"/>
                  <w:marRight w:val="0"/>
                  <w:marTop w:val="0"/>
                  <w:marBottom w:val="0"/>
                  <w:divBdr>
                    <w:top w:val="none" w:sz="0" w:space="0" w:color="auto"/>
                    <w:left w:val="none" w:sz="0" w:space="0" w:color="auto"/>
                    <w:bottom w:val="none" w:sz="0" w:space="0" w:color="auto"/>
                    <w:right w:val="none" w:sz="0" w:space="0" w:color="auto"/>
                  </w:divBdr>
                </w:div>
              </w:divsChild>
            </w:div>
            <w:div w:id="301276683">
              <w:marLeft w:val="0"/>
              <w:marRight w:val="0"/>
              <w:marTop w:val="0"/>
              <w:marBottom w:val="0"/>
              <w:divBdr>
                <w:top w:val="none" w:sz="0" w:space="0" w:color="auto"/>
                <w:left w:val="none" w:sz="0" w:space="0" w:color="auto"/>
                <w:bottom w:val="none" w:sz="0" w:space="0" w:color="auto"/>
                <w:right w:val="none" w:sz="0" w:space="0" w:color="auto"/>
              </w:divBdr>
              <w:divsChild>
                <w:div w:id="1710834116">
                  <w:marLeft w:val="0"/>
                  <w:marRight w:val="0"/>
                  <w:marTop w:val="0"/>
                  <w:marBottom w:val="0"/>
                  <w:divBdr>
                    <w:top w:val="none" w:sz="0" w:space="0" w:color="auto"/>
                    <w:left w:val="none" w:sz="0" w:space="0" w:color="auto"/>
                    <w:bottom w:val="none" w:sz="0" w:space="0" w:color="auto"/>
                    <w:right w:val="none" w:sz="0" w:space="0" w:color="auto"/>
                  </w:divBdr>
                </w:div>
              </w:divsChild>
            </w:div>
            <w:div w:id="327221748">
              <w:marLeft w:val="0"/>
              <w:marRight w:val="0"/>
              <w:marTop w:val="0"/>
              <w:marBottom w:val="0"/>
              <w:divBdr>
                <w:top w:val="none" w:sz="0" w:space="0" w:color="auto"/>
                <w:left w:val="none" w:sz="0" w:space="0" w:color="auto"/>
                <w:bottom w:val="none" w:sz="0" w:space="0" w:color="auto"/>
                <w:right w:val="none" w:sz="0" w:space="0" w:color="auto"/>
              </w:divBdr>
              <w:divsChild>
                <w:div w:id="217867275">
                  <w:marLeft w:val="0"/>
                  <w:marRight w:val="0"/>
                  <w:marTop w:val="0"/>
                  <w:marBottom w:val="0"/>
                  <w:divBdr>
                    <w:top w:val="none" w:sz="0" w:space="0" w:color="auto"/>
                    <w:left w:val="none" w:sz="0" w:space="0" w:color="auto"/>
                    <w:bottom w:val="none" w:sz="0" w:space="0" w:color="auto"/>
                    <w:right w:val="none" w:sz="0" w:space="0" w:color="auto"/>
                  </w:divBdr>
                </w:div>
              </w:divsChild>
            </w:div>
            <w:div w:id="337394418">
              <w:marLeft w:val="0"/>
              <w:marRight w:val="0"/>
              <w:marTop w:val="0"/>
              <w:marBottom w:val="0"/>
              <w:divBdr>
                <w:top w:val="none" w:sz="0" w:space="0" w:color="auto"/>
                <w:left w:val="none" w:sz="0" w:space="0" w:color="auto"/>
                <w:bottom w:val="none" w:sz="0" w:space="0" w:color="auto"/>
                <w:right w:val="none" w:sz="0" w:space="0" w:color="auto"/>
              </w:divBdr>
              <w:divsChild>
                <w:div w:id="450784834">
                  <w:marLeft w:val="0"/>
                  <w:marRight w:val="0"/>
                  <w:marTop w:val="0"/>
                  <w:marBottom w:val="0"/>
                  <w:divBdr>
                    <w:top w:val="none" w:sz="0" w:space="0" w:color="auto"/>
                    <w:left w:val="none" w:sz="0" w:space="0" w:color="auto"/>
                    <w:bottom w:val="none" w:sz="0" w:space="0" w:color="auto"/>
                    <w:right w:val="none" w:sz="0" w:space="0" w:color="auto"/>
                  </w:divBdr>
                </w:div>
              </w:divsChild>
            </w:div>
            <w:div w:id="409667182">
              <w:marLeft w:val="0"/>
              <w:marRight w:val="0"/>
              <w:marTop w:val="0"/>
              <w:marBottom w:val="0"/>
              <w:divBdr>
                <w:top w:val="none" w:sz="0" w:space="0" w:color="auto"/>
                <w:left w:val="none" w:sz="0" w:space="0" w:color="auto"/>
                <w:bottom w:val="none" w:sz="0" w:space="0" w:color="auto"/>
                <w:right w:val="none" w:sz="0" w:space="0" w:color="auto"/>
              </w:divBdr>
              <w:divsChild>
                <w:div w:id="116879815">
                  <w:marLeft w:val="0"/>
                  <w:marRight w:val="0"/>
                  <w:marTop w:val="0"/>
                  <w:marBottom w:val="0"/>
                  <w:divBdr>
                    <w:top w:val="none" w:sz="0" w:space="0" w:color="auto"/>
                    <w:left w:val="none" w:sz="0" w:space="0" w:color="auto"/>
                    <w:bottom w:val="none" w:sz="0" w:space="0" w:color="auto"/>
                    <w:right w:val="none" w:sz="0" w:space="0" w:color="auto"/>
                  </w:divBdr>
                </w:div>
              </w:divsChild>
            </w:div>
            <w:div w:id="421803442">
              <w:marLeft w:val="0"/>
              <w:marRight w:val="0"/>
              <w:marTop w:val="0"/>
              <w:marBottom w:val="0"/>
              <w:divBdr>
                <w:top w:val="none" w:sz="0" w:space="0" w:color="auto"/>
                <w:left w:val="none" w:sz="0" w:space="0" w:color="auto"/>
                <w:bottom w:val="none" w:sz="0" w:space="0" w:color="auto"/>
                <w:right w:val="none" w:sz="0" w:space="0" w:color="auto"/>
              </w:divBdr>
              <w:divsChild>
                <w:div w:id="1467704378">
                  <w:marLeft w:val="0"/>
                  <w:marRight w:val="0"/>
                  <w:marTop w:val="0"/>
                  <w:marBottom w:val="0"/>
                  <w:divBdr>
                    <w:top w:val="none" w:sz="0" w:space="0" w:color="auto"/>
                    <w:left w:val="none" w:sz="0" w:space="0" w:color="auto"/>
                    <w:bottom w:val="none" w:sz="0" w:space="0" w:color="auto"/>
                    <w:right w:val="none" w:sz="0" w:space="0" w:color="auto"/>
                  </w:divBdr>
                </w:div>
              </w:divsChild>
            </w:div>
            <w:div w:id="424572254">
              <w:marLeft w:val="0"/>
              <w:marRight w:val="0"/>
              <w:marTop w:val="0"/>
              <w:marBottom w:val="0"/>
              <w:divBdr>
                <w:top w:val="none" w:sz="0" w:space="0" w:color="auto"/>
                <w:left w:val="none" w:sz="0" w:space="0" w:color="auto"/>
                <w:bottom w:val="none" w:sz="0" w:space="0" w:color="auto"/>
                <w:right w:val="none" w:sz="0" w:space="0" w:color="auto"/>
              </w:divBdr>
              <w:divsChild>
                <w:div w:id="1933391706">
                  <w:marLeft w:val="0"/>
                  <w:marRight w:val="0"/>
                  <w:marTop w:val="0"/>
                  <w:marBottom w:val="0"/>
                  <w:divBdr>
                    <w:top w:val="none" w:sz="0" w:space="0" w:color="auto"/>
                    <w:left w:val="none" w:sz="0" w:space="0" w:color="auto"/>
                    <w:bottom w:val="none" w:sz="0" w:space="0" w:color="auto"/>
                    <w:right w:val="none" w:sz="0" w:space="0" w:color="auto"/>
                  </w:divBdr>
                </w:div>
              </w:divsChild>
            </w:div>
            <w:div w:id="466974810">
              <w:marLeft w:val="0"/>
              <w:marRight w:val="0"/>
              <w:marTop w:val="0"/>
              <w:marBottom w:val="0"/>
              <w:divBdr>
                <w:top w:val="none" w:sz="0" w:space="0" w:color="auto"/>
                <w:left w:val="none" w:sz="0" w:space="0" w:color="auto"/>
                <w:bottom w:val="none" w:sz="0" w:space="0" w:color="auto"/>
                <w:right w:val="none" w:sz="0" w:space="0" w:color="auto"/>
              </w:divBdr>
              <w:divsChild>
                <w:div w:id="1288464542">
                  <w:marLeft w:val="0"/>
                  <w:marRight w:val="0"/>
                  <w:marTop w:val="0"/>
                  <w:marBottom w:val="0"/>
                  <w:divBdr>
                    <w:top w:val="none" w:sz="0" w:space="0" w:color="auto"/>
                    <w:left w:val="none" w:sz="0" w:space="0" w:color="auto"/>
                    <w:bottom w:val="none" w:sz="0" w:space="0" w:color="auto"/>
                    <w:right w:val="none" w:sz="0" w:space="0" w:color="auto"/>
                  </w:divBdr>
                </w:div>
              </w:divsChild>
            </w:div>
            <w:div w:id="557472361">
              <w:marLeft w:val="0"/>
              <w:marRight w:val="0"/>
              <w:marTop w:val="0"/>
              <w:marBottom w:val="0"/>
              <w:divBdr>
                <w:top w:val="none" w:sz="0" w:space="0" w:color="auto"/>
                <w:left w:val="none" w:sz="0" w:space="0" w:color="auto"/>
                <w:bottom w:val="none" w:sz="0" w:space="0" w:color="auto"/>
                <w:right w:val="none" w:sz="0" w:space="0" w:color="auto"/>
              </w:divBdr>
              <w:divsChild>
                <w:div w:id="666861281">
                  <w:marLeft w:val="0"/>
                  <w:marRight w:val="0"/>
                  <w:marTop w:val="0"/>
                  <w:marBottom w:val="0"/>
                  <w:divBdr>
                    <w:top w:val="none" w:sz="0" w:space="0" w:color="auto"/>
                    <w:left w:val="none" w:sz="0" w:space="0" w:color="auto"/>
                    <w:bottom w:val="none" w:sz="0" w:space="0" w:color="auto"/>
                    <w:right w:val="none" w:sz="0" w:space="0" w:color="auto"/>
                  </w:divBdr>
                </w:div>
              </w:divsChild>
            </w:div>
            <w:div w:id="586694484">
              <w:marLeft w:val="0"/>
              <w:marRight w:val="0"/>
              <w:marTop w:val="0"/>
              <w:marBottom w:val="0"/>
              <w:divBdr>
                <w:top w:val="none" w:sz="0" w:space="0" w:color="auto"/>
                <w:left w:val="none" w:sz="0" w:space="0" w:color="auto"/>
                <w:bottom w:val="none" w:sz="0" w:space="0" w:color="auto"/>
                <w:right w:val="none" w:sz="0" w:space="0" w:color="auto"/>
              </w:divBdr>
              <w:divsChild>
                <w:div w:id="678194842">
                  <w:marLeft w:val="0"/>
                  <w:marRight w:val="0"/>
                  <w:marTop w:val="0"/>
                  <w:marBottom w:val="0"/>
                  <w:divBdr>
                    <w:top w:val="none" w:sz="0" w:space="0" w:color="auto"/>
                    <w:left w:val="none" w:sz="0" w:space="0" w:color="auto"/>
                    <w:bottom w:val="none" w:sz="0" w:space="0" w:color="auto"/>
                    <w:right w:val="none" w:sz="0" w:space="0" w:color="auto"/>
                  </w:divBdr>
                </w:div>
              </w:divsChild>
            </w:div>
            <w:div w:id="613170329">
              <w:marLeft w:val="0"/>
              <w:marRight w:val="0"/>
              <w:marTop w:val="0"/>
              <w:marBottom w:val="0"/>
              <w:divBdr>
                <w:top w:val="none" w:sz="0" w:space="0" w:color="auto"/>
                <w:left w:val="none" w:sz="0" w:space="0" w:color="auto"/>
                <w:bottom w:val="none" w:sz="0" w:space="0" w:color="auto"/>
                <w:right w:val="none" w:sz="0" w:space="0" w:color="auto"/>
              </w:divBdr>
              <w:divsChild>
                <w:div w:id="687678200">
                  <w:marLeft w:val="0"/>
                  <w:marRight w:val="0"/>
                  <w:marTop w:val="0"/>
                  <w:marBottom w:val="0"/>
                  <w:divBdr>
                    <w:top w:val="none" w:sz="0" w:space="0" w:color="auto"/>
                    <w:left w:val="none" w:sz="0" w:space="0" w:color="auto"/>
                    <w:bottom w:val="none" w:sz="0" w:space="0" w:color="auto"/>
                    <w:right w:val="none" w:sz="0" w:space="0" w:color="auto"/>
                  </w:divBdr>
                </w:div>
              </w:divsChild>
            </w:div>
            <w:div w:id="616066069">
              <w:marLeft w:val="0"/>
              <w:marRight w:val="0"/>
              <w:marTop w:val="0"/>
              <w:marBottom w:val="0"/>
              <w:divBdr>
                <w:top w:val="none" w:sz="0" w:space="0" w:color="auto"/>
                <w:left w:val="none" w:sz="0" w:space="0" w:color="auto"/>
                <w:bottom w:val="none" w:sz="0" w:space="0" w:color="auto"/>
                <w:right w:val="none" w:sz="0" w:space="0" w:color="auto"/>
              </w:divBdr>
              <w:divsChild>
                <w:div w:id="764615326">
                  <w:marLeft w:val="0"/>
                  <w:marRight w:val="0"/>
                  <w:marTop w:val="0"/>
                  <w:marBottom w:val="0"/>
                  <w:divBdr>
                    <w:top w:val="none" w:sz="0" w:space="0" w:color="auto"/>
                    <w:left w:val="none" w:sz="0" w:space="0" w:color="auto"/>
                    <w:bottom w:val="none" w:sz="0" w:space="0" w:color="auto"/>
                    <w:right w:val="none" w:sz="0" w:space="0" w:color="auto"/>
                  </w:divBdr>
                </w:div>
              </w:divsChild>
            </w:div>
            <w:div w:id="640309428">
              <w:marLeft w:val="0"/>
              <w:marRight w:val="0"/>
              <w:marTop w:val="0"/>
              <w:marBottom w:val="0"/>
              <w:divBdr>
                <w:top w:val="none" w:sz="0" w:space="0" w:color="auto"/>
                <w:left w:val="none" w:sz="0" w:space="0" w:color="auto"/>
                <w:bottom w:val="none" w:sz="0" w:space="0" w:color="auto"/>
                <w:right w:val="none" w:sz="0" w:space="0" w:color="auto"/>
              </w:divBdr>
              <w:divsChild>
                <w:div w:id="511647570">
                  <w:marLeft w:val="0"/>
                  <w:marRight w:val="0"/>
                  <w:marTop w:val="0"/>
                  <w:marBottom w:val="0"/>
                  <w:divBdr>
                    <w:top w:val="none" w:sz="0" w:space="0" w:color="auto"/>
                    <w:left w:val="none" w:sz="0" w:space="0" w:color="auto"/>
                    <w:bottom w:val="none" w:sz="0" w:space="0" w:color="auto"/>
                    <w:right w:val="none" w:sz="0" w:space="0" w:color="auto"/>
                  </w:divBdr>
                </w:div>
              </w:divsChild>
            </w:div>
            <w:div w:id="644045718">
              <w:marLeft w:val="0"/>
              <w:marRight w:val="0"/>
              <w:marTop w:val="0"/>
              <w:marBottom w:val="0"/>
              <w:divBdr>
                <w:top w:val="none" w:sz="0" w:space="0" w:color="auto"/>
                <w:left w:val="none" w:sz="0" w:space="0" w:color="auto"/>
                <w:bottom w:val="none" w:sz="0" w:space="0" w:color="auto"/>
                <w:right w:val="none" w:sz="0" w:space="0" w:color="auto"/>
              </w:divBdr>
              <w:divsChild>
                <w:div w:id="426579977">
                  <w:marLeft w:val="0"/>
                  <w:marRight w:val="0"/>
                  <w:marTop w:val="0"/>
                  <w:marBottom w:val="0"/>
                  <w:divBdr>
                    <w:top w:val="none" w:sz="0" w:space="0" w:color="auto"/>
                    <w:left w:val="none" w:sz="0" w:space="0" w:color="auto"/>
                    <w:bottom w:val="none" w:sz="0" w:space="0" w:color="auto"/>
                    <w:right w:val="none" w:sz="0" w:space="0" w:color="auto"/>
                  </w:divBdr>
                </w:div>
              </w:divsChild>
            </w:div>
            <w:div w:id="667756833">
              <w:marLeft w:val="0"/>
              <w:marRight w:val="0"/>
              <w:marTop w:val="0"/>
              <w:marBottom w:val="0"/>
              <w:divBdr>
                <w:top w:val="none" w:sz="0" w:space="0" w:color="auto"/>
                <w:left w:val="none" w:sz="0" w:space="0" w:color="auto"/>
                <w:bottom w:val="none" w:sz="0" w:space="0" w:color="auto"/>
                <w:right w:val="none" w:sz="0" w:space="0" w:color="auto"/>
              </w:divBdr>
              <w:divsChild>
                <w:div w:id="1440177106">
                  <w:marLeft w:val="0"/>
                  <w:marRight w:val="0"/>
                  <w:marTop w:val="0"/>
                  <w:marBottom w:val="0"/>
                  <w:divBdr>
                    <w:top w:val="none" w:sz="0" w:space="0" w:color="auto"/>
                    <w:left w:val="none" w:sz="0" w:space="0" w:color="auto"/>
                    <w:bottom w:val="none" w:sz="0" w:space="0" w:color="auto"/>
                    <w:right w:val="none" w:sz="0" w:space="0" w:color="auto"/>
                  </w:divBdr>
                </w:div>
              </w:divsChild>
            </w:div>
            <w:div w:id="698432876">
              <w:marLeft w:val="0"/>
              <w:marRight w:val="0"/>
              <w:marTop w:val="0"/>
              <w:marBottom w:val="0"/>
              <w:divBdr>
                <w:top w:val="none" w:sz="0" w:space="0" w:color="auto"/>
                <w:left w:val="none" w:sz="0" w:space="0" w:color="auto"/>
                <w:bottom w:val="none" w:sz="0" w:space="0" w:color="auto"/>
                <w:right w:val="none" w:sz="0" w:space="0" w:color="auto"/>
              </w:divBdr>
              <w:divsChild>
                <w:div w:id="1367680294">
                  <w:marLeft w:val="0"/>
                  <w:marRight w:val="0"/>
                  <w:marTop w:val="0"/>
                  <w:marBottom w:val="0"/>
                  <w:divBdr>
                    <w:top w:val="none" w:sz="0" w:space="0" w:color="auto"/>
                    <w:left w:val="none" w:sz="0" w:space="0" w:color="auto"/>
                    <w:bottom w:val="none" w:sz="0" w:space="0" w:color="auto"/>
                    <w:right w:val="none" w:sz="0" w:space="0" w:color="auto"/>
                  </w:divBdr>
                </w:div>
              </w:divsChild>
            </w:div>
            <w:div w:id="698973457">
              <w:marLeft w:val="0"/>
              <w:marRight w:val="0"/>
              <w:marTop w:val="0"/>
              <w:marBottom w:val="0"/>
              <w:divBdr>
                <w:top w:val="none" w:sz="0" w:space="0" w:color="auto"/>
                <w:left w:val="none" w:sz="0" w:space="0" w:color="auto"/>
                <w:bottom w:val="none" w:sz="0" w:space="0" w:color="auto"/>
                <w:right w:val="none" w:sz="0" w:space="0" w:color="auto"/>
              </w:divBdr>
              <w:divsChild>
                <w:div w:id="779226080">
                  <w:marLeft w:val="0"/>
                  <w:marRight w:val="0"/>
                  <w:marTop w:val="0"/>
                  <w:marBottom w:val="0"/>
                  <w:divBdr>
                    <w:top w:val="none" w:sz="0" w:space="0" w:color="auto"/>
                    <w:left w:val="none" w:sz="0" w:space="0" w:color="auto"/>
                    <w:bottom w:val="none" w:sz="0" w:space="0" w:color="auto"/>
                    <w:right w:val="none" w:sz="0" w:space="0" w:color="auto"/>
                  </w:divBdr>
                </w:div>
              </w:divsChild>
            </w:div>
            <w:div w:id="738602391">
              <w:marLeft w:val="0"/>
              <w:marRight w:val="0"/>
              <w:marTop w:val="0"/>
              <w:marBottom w:val="0"/>
              <w:divBdr>
                <w:top w:val="none" w:sz="0" w:space="0" w:color="auto"/>
                <w:left w:val="none" w:sz="0" w:space="0" w:color="auto"/>
                <w:bottom w:val="none" w:sz="0" w:space="0" w:color="auto"/>
                <w:right w:val="none" w:sz="0" w:space="0" w:color="auto"/>
              </w:divBdr>
              <w:divsChild>
                <w:div w:id="739211654">
                  <w:marLeft w:val="0"/>
                  <w:marRight w:val="0"/>
                  <w:marTop w:val="0"/>
                  <w:marBottom w:val="0"/>
                  <w:divBdr>
                    <w:top w:val="none" w:sz="0" w:space="0" w:color="auto"/>
                    <w:left w:val="none" w:sz="0" w:space="0" w:color="auto"/>
                    <w:bottom w:val="none" w:sz="0" w:space="0" w:color="auto"/>
                    <w:right w:val="none" w:sz="0" w:space="0" w:color="auto"/>
                  </w:divBdr>
                </w:div>
              </w:divsChild>
            </w:div>
            <w:div w:id="758062688">
              <w:marLeft w:val="0"/>
              <w:marRight w:val="0"/>
              <w:marTop w:val="0"/>
              <w:marBottom w:val="0"/>
              <w:divBdr>
                <w:top w:val="none" w:sz="0" w:space="0" w:color="auto"/>
                <w:left w:val="none" w:sz="0" w:space="0" w:color="auto"/>
                <w:bottom w:val="none" w:sz="0" w:space="0" w:color="auto"/>
                <w:right w:val="none" w:sz="0" w:space="0" w:color="auto"/>
              </w:divBdr>
              <w:divsChild>
                <w:div w:id="1106652094">
                  <w:marLeft w:val="0"/>
                  <w:marRight w:val="0"/>
                  <w:marTop w:val="0"/>
                  <w:marBottom w:val="0"/>
                  <w:divBdr>
                    <w:top w:val="none" w:sz="0" w:space="0" w:color="auto"/>
                    <w:left w:val="none" w:sz="0" w:space="0" w:color="auto"/>
                    <w:bottom w:val="none" w:sz="0" w:space="0" w:color="auto"/>
                    <w:right w:val="none" w:sz="0" w:space="0" w:color="auto"/>
                  </w:divBdr>
                </w:div>
              </w:divsChild>
            </w:div>
            <w:div w:id="768237937">
              <w:marLeft w:val="0"/>
              <w:marRight w:val="0"/>
              <w:marTop w:val="0"/>
              <w:marBottom w:val="0"/>
              <w:divBdr>
                <w:top w:val="none" w:sz="0" w:space="0" w:color="auto"/>
                <w:left w:val="none" w:sz="0" w:space="0" w:color="auto"/>
                <w:bottom w:val="none" w:sz="0" w:space="0" w:color="auto"/>
                <w:right w:val="none" w:sz="0" w:space="0" w:color="auto"/>
              </w:divBdr>
              <w:divsChild>
                <w:div w:id="1392462801">
                  <w:marLeft w:val="0"/>
                  <w:marRight w:val="0"/>
                  <w:marTop w:val="0"/>
                  <w:marBottom w:val="0"/>
                  <w:divBdr>
                    <w:top w:val="none" w:sz="0" w:space="0" w:color="auto"/>
                    <w:left w:val="none" w:sz="0" w:space="0" w:color="auto"/>
                    <w:bottom w:val="none" w:sz="0" w:space="0" w:color="auto"/>
                    <w:right w:val="none" w:sz="0" w:space="0" w:color="auto"/>
                  </w:divBdr>
                </w:div>
              </w:divsChild>
            </w:div>
            <w:div w:id="769397713">
              <w:marLeft w:val="0"/>
              <w:marRight w:val="0"/>
              <w:marTop w:val="0"/>
              <w:marBottom w:val="0"/>
              <w:divBdr>
                <w:top w:val="none" w:sz="0" w:space="0" w:color="auto"/>
                <w:left w:val="none" w:sz="0" w:space="0" w:color="auto"/>
                <w:bottom w:val="none" w:sz="0" w:space="0" w:color="auto"/>
                <w:right w:val="none" w:sz="0" w:space="0" w:color="auto"/>
              </w:divBdr>
              <w:divsChild>
                <w:div w:id="299379893">
                  <w:marLeft w:val="0"/>
                  <w:marRight w:val="0"/>
                  <w:marTop w:val="0"/>
                  <w:marBottom w:val="0"/>
                  <w:divBdr>
                    <w:top w:val="none" w:sz="0" w:space="0" w:color="auto"/>
                    <w:left w:val="none" w:sz="0" w:space="0" w:color="auto"/>
                    <w:bottom w:val="none" w:sz="0" w:space="0" w:color="auto"/>
                    <w:right w:val="none" w:sz="0" w:space="0" w:color="auto"/>
                  </w:divBdr>
                </w:div>
              </w:divsChild>
            </w:div>
            <w:div w:id="774982396">
              <w:marLeft w:val="0"/>
              <w:marRight w:val="0"/>
              <w:marTop w:val="0"/>
              <w:marBottom w:val="0"/>
              <w:divBdr>
                <w:top w:val="none" w:sz="0" w:space="0" w:color="auto"/>
                <w:left w:val="none" w:sz="0" w:space="0" w:color="auto"/>
                <w:bottom w:val="none" w:sz="0" w:space="0" w:color="auto"/>
                <w:right w:val="none" w:sz="0" w:space="0" w:color="auto"/>
              </w:divBdr>
              <w:divsChild>
                <w:div w:id="1859812799">
                  <w:marLeft w:val="0"/>
                  <w:marRight w:val="0"/>
                  <w:marTop w:val="0"/>
                  <w:marBottom w:val="0"/>
                  <w:divBdr>
                    <w:top w:val="none" w:sz="0" w:space="0" w:color="auto"/>
                    <w:left w:val="none" w:sz="0" w:space="0" w:color="auto"/>
                    <w:bottom w:val="none" w:sz="0" w:space="0" w:color="auto"/>
                    <w:right w:val="none" w:sz="0" w:space="0" w:color="auto"/>
                  </w:divBdr>
                </w:div>
              </w:divsChild>
            </w:div>
            <w:div w:id="803280558">
              <w:marLeft w:val="0"/>
              <w:marRight w:val="0"/>
              <w:marTop w:val="0"/>
              <w:marBottom w:val="0"/>
              <w:divBdr>
                <w:top w:val="none" w:sz="0" w:space="0" w:color="auto"/>
                <w:left w:val="none" w:sz="0" w:space="0" w:color="auto"/>
                <w:bottom w:val="none" w:sz="0" w:space="0" w:color="auto"/>
                <w:right w:val="none" w:sz="0" w:space="0" w:color="auto"/>
              </w:divBdr>
              <w:divsChild>
                <w:div w:id="288630187">
                  <w:marLeft w:val="0"/>
                  <w:marRight w:val="0"/>
                  <w:marTop w:val="0"/>
                  <w:marBottom w:val="0"/>
                  <w:divBdr>
                    <w:top w:val="none" w:sz="0" w:space="0" w:color="auto"/>
                    <w:left w:val="none" w:sz="0" w:space="0" w:color="auto"/>
                    <w:bottom w:val="none" w:sz="0" w:space="0" w:color="auto"/>
                    <w:right w:val="none" w:sz="0" w:space="0" w:color="auto"/>
                  </w:divBdr>
                </w:div>
              </w:divsChild>
            </w:div>
            <w:div w:id="819613476">
              <w:marLeft w:val="0"/>
              <w:marRight w:val="0"/>
              <w:marTop w:val="0"/>
              <w:marBottom w:val="0"/>
              <w:divBdr>
                <w:top w:val="none" w:sz="0" w:space="0" w:color="auto"/>
                <w:left w:val="none" w:sz="0" w:space="0" w:color="auto"/>
                <w:bottom w:val="none" w:sz="0" w:space="0" w:color="auto"/>
                <w:right w:val="none" w:sz="0" w:space="0" w:color="auto"/>
              </w:divBdr>
              <w:divsChild>
                <w:div w:id="1341202662">
                  <w:marLeft w:val="0"/>
                  <w:marRight w:val="0"/>
                  <w:marTop w:val="0"/>
                  <w:marBottom w:val="0"/>
                  <w:divBdr>
                    <w:top w:val="none" w:sz="0" w:space="0" w:color="auto"/>
                    <w:left w:val="none" w:sz="0" w:space="0" w:color="auto"/>
                    <w:bottom w:val="none" w:sz="0" w:space="0" w:color="auto"/>
                    <w:right w:val="none" w:sz="0" w:space="0" w:color="auto"/>
                  </w:divBdr>
                </w:div>
              </w:divsChild>
            </w:div>
            <w:div w:id="831259182">
              <w:marLeft w:val="0"/>
              <w:marRight w:val="0"/>
              <w:marTop w:val="0"/>
              <w:marBottom w:val="0"/>
              <w:divBdr>
                <w:top w:val="none" w:sz="0" w:space="0" w:color="auto"/>
                <w:left w:val="none" w:sz="0" w:space="0" w:color="auto"/>
                <w:bottom w:val="none" w:sz="0" w:space="0" w:color="auto"/>
                <w:right w:val="none" w:sz="0" w:space="0" w:color="auto"/>
              </w:divBdr>
              <w:divsChild>
                <w:div w:id="1728719426">
                  <w:marLeft w:val="0"/>
                  <w:marRight w:val="0"/>
                  <w:marTop w:val="0"/>
                  <w:marBottom w:val="0"/>
                  <w:divBdr>
                    <w:top w:val="none" w:sz="0" w:space="0" w:color="auto"/>
                    <w:left w:val="none" w:sz="0" w:space="0" w:color="auto"/>
                    <w:bottom w:val="none" w:sz="0" w:space="0" w:color="auto"/>
                    <w:right w:val="none" w:sz="0" w:space="0" w:color="auto"/>
                  </w:divBdr>
                </w:div>
              </w:divsChild>
            </w:div>
            <w:div w:id="839613768">
              <w:marLeft w:val="0"/>
              <w:marRight w:val="0"/>
              <w:marTop w:val="0"/>
              <w:marBottom w:val="0"/>
              <w:divBdr>
                <w:top w:val="none" w:sz="0" w:space="0" w:color="auto"/>
                <w:left w:val="none" w:sz="0" w:space="0" w:color="auto"/>
                <w:bottom w:val="none" w:sz="0" w:space="0" w:color="auto"/>
                <w:right w:val="none" w:sz="0" w:space="0" w:color="auto"/>
              </w:divBdr>
              <w:divsChild>
                <w:div w:id="1743987963">
                  <w:marLeft w:val="0"/>
                  <w:marRight w:val="0"/>
                  <w:marTop w:val="0"/>
                  <w:marBottom w:val="0"/>
                  <w:divBdr>
                    <w:top w:val="none" w:sz="0" w:space="0" w:color="auto"/>
                    <w:left w:val="none" w:sz="0" w:space="0" w:color="auto"/>
                    <w:bottom w:val="none" w:sz="0" w:space="0" w:color="auto"/>
                    <w:right w:val="none" w:sz="0" w:space="0" w:color="auto"/>
                  </w:divBdr>
                </w:div>
              </w:divsChild>
            </w:div>
            <w:div w:id="848718176">
              <w:marLeft w:val="0"/>
              <w:marRight w:val="0"/>
              <w:marTop w:val="0"/>
              <w:marBottom w:val="0"/>
              <w:divBdr>
                <w:top w:val="none" w:sz="0" w:space="0" w:color="auto"/>
                <w:left w:val="none" w:sz="0" w:space="0" w:color="auto"/>
                <w:bottom w:val="none" w:sz="0" w:space="0" w:color="auto"/>
                <w:right w:val="none" w:sz="0" w:space="0" w:color="auto"/>
              </w:divBdr>
              <w:divsChild>
                <w:div w:id="937176782">
                  <w:marLeft w:val="0"/>
                  <w:marRight w:val="0"/>
                  <w:marTop w:val="0"/>
                  <w:marBottom w:val="0"/>
                  <w:divBdr>
                    <w:top w:val="none" w:sz="0" w:space="0" w:color="auto"/>
                    <w:left w:val="none" w:sz="0" w:space="0" w:color="auto"/>
                    <w:bottom w:val="none" w:sz="0" w:space="0" w:color="auto"/>
                    <w:right w:val="none" w:sz="0" w:space="0" w:color="auto"/>
                  </w:divBdr>
                </w:div>
              </w:divsChild>
            </w:div>
            <w:div w:id="908536102">
              <w:marLeft w:val="0"/>
              <w:marRight w:val="0"/>
              <w:marTop w:val="0"/>
              <w:marBottom w:val="0"/>
              <w:divBdr>
                <w:top w:val="none" w:sz="0" w:space="0" w:color="auto"/>
                <w:left w:val="none" w:sz="0" w:space="0" w:color="auto"/>
                <w:bottom w:val="none" w:sz="0" w:space="0" w:color="auto"/>
                <w:right w:val="none" w:sz="0" w:space="0" w:color="auto"/>
              </w:divBdr>
              <w:divsChild>
                <w:div w:id="246546607">
                  <w:marLeft w:val="0"/>
                  <w:marRight w:val="0"/>
                  <w:marTop w:val="0"/>
                  <w:marBottom w:val="0"/>
                  <w:divBdr>
                    <w:top w:val="none" w:sz="0" w:space="0" w:color="auto"/>
                    <w:left w:val="none" w:sz="0" w:space="0" w:color="auto"/>
                    <w:bottom w:val="none" w:sz="0" w:space="0" w:color="auto"/>
                    <w:right w:val="none" w:sz="0" w:space="0" w:color="auto"/>
                  </w:divBdr>
                </w:div>
              </w:divsChild>
            </w:div>
            <w:div w:id="923610059">
              <w:marLeft w:val="0"/>
              <w:marRight w:val="0"/>
              <w:marTop w:val="0"/>
              <w:marBottom w:val="0"/>
              <w:divBdr>
                <w:top w:val="none" w:sz="0" w:space="0" w:color="auto"/>
                <w:left w:val="none" w:sz="0" w:space="0" w:color="auto"/>
                <w:bottom w:val="none" w:sz="0" w:space="0" w:color="auto"/>
                <w:right w:val="none" w:sz="0" w:space="0" w:color="auto"/>
              </w:divBdr>
              <w:divsChild>
                <w:div w:id="1218664546">
                  <w:marLeft w:val="0"/>
                  <w:marRight w:val="0"/>
                  <w:marTop w:val="0"/>
                  <w:marBottom w:val="0"/>
                  <w:divBdr>
                    <w:top w:val="none" w:sz="0" w:space="0" w:color="auto"/>
                    <w:left w:val="none" w:sz="0" w:space="0" w:color="auto"/>
                    <w:bottom w:val="none" w:sz="0" w:space="0" w:color="auto"/>
                    <w:right w:val="none" w:sz="0" w:space="0" w:color="auto"/>
                  </w:divBdr>
                </w:div>
              </w:divsChild>
            </w:div>
            <w:div w:id="933588946">
              <w:marLeft w:val="0"/>
              <w:marRight w:val="0"/>
              <w:marTop w:val="0"/>
              <w:marBottom w:val="0"/>
              <w:divBdr>
                <w:top w:val="none" w:sz="0" w:space="0" w:color="auto"/>
                <w:left w:val="none" w:sz="0" w:space="0" w:color="auto"/>
                <w:bottom w:val="none" w:sz="0" w:space="0" w:color="auto"/>
                <w:right w:val="none" w:sz="0" w:space="0" w:color="auto"/>
              </w:divBdr>
              <w:divsChild>
                <w:div w:id="285353081">
                  <w:marLeft w:val="0"/>
                  <w:marRight w:val="0"/>
                  <w:marTop w:val="0"/>
                  <w:marBottom w:val="0"/>
                  <w:divBdr>
                    <w:top w:val="none" w:sz="0" w:space="0" w:color="auto"/>
                    <w:left w:val="none" w:sz="0" w:space="0" w:color="auto"/>
                    <w:bottom w:val="none" w:sz="0" w:space="0" w:color="auto"/>
                    <w:right w:val="none" w:sz="0" w:space="0" w:color="auto"/>
                  </w:divBdr>
                </w:div>
              </w:divsChild>
            </w:div>
            <w:div w:id="975791061">
              <w:marLeft w:val="0"/>
              <w:marRight w:val="0"/>
              <w:marTop w:val="0"/>
              <w:marBottom w:val="0"/>
              <w:divBdr>
                <w:top w:val="none" w:sz="0" w:space="0" w:color="auto"/>
                <w:left w:val="none" w:sz="0" w:space="0" w:color="auto"/>
                <w:bottom w:val="none" w:sz="0" w:space="0" w:color="auto"/>
                <w:right w:val="none" w:sz="0" w:space="0" w:color="auto"/>
              </w:divBdr>
              <w:divsChild>
                <w:div w:id="388379883">
                  <w:marLeft w:val="0"/>
                  <w:marRight w:val="0"/>
                  <w:marTop w:val="0"/>
                  <w:marBottom w:val="0"/>
                  <w:divBdr>
                    <w:top w:val="none" w:sz="0" w:space="0" w:color="auto"/>
                    <w:left w:val="none" w:sz="0" w:space="0" w:color="auto"/>
                    <w:bottom w:val="none" w:sz="0" w:space="0" w:color="auto"/>
                    <w:right w:val="none" w:sz="0" w:space="0" w:color="auto"/>
                  </w:divBdr>
                </w:div>
              </w:divsChild>
            </w:div>
            <w:div w:id="1020395658">
              <w:marLeft w:val="0"/>
              <w:marRight w:val="0"/>
              <w:marTop w:val="0"/>
              <w:marBottom w:val="0"/>
              <w:divBdr>
                <w:top w:val="none" w:sz="0" w:space="0" w:color="auto"/>
                <w:left w:val="none" w:sz="0" w:space="0" w:color="auto"/>
                <w:bottom w:val="none" w:sz="0" w:space="0" w:color="auto"/>
                <w:right w:val="none" w:sz="0" w:space="0" w:color="auto"/>
              </w:divBdr>
              <w:divsChild>
                <w:div w:id="847524008">
                  <w:marLeft w:val="0"/>
                  <w:marRight w:val="0"/>
                  <w:marTop w:val="0"/>
                  <w:marBottom w:val="0"/>
                  <w:divBdr>
                    <w:top w:val="none" w:sz="0" w:space="0" w:color="auto"/>
                    <w:left w:val="none" w:sz="0" w:space="0" w:color="auto"/>
                    <w:bottom w:val="none" w:sz="0" w:space="0" w:color="auto"/>
                    <w:right w:val="none" w:sz="0" w:space="0" w:color="auto"/>
                  </w:divBdr>
                </w:div>
              </w:divsChild>
            </w:div>
            <w:div w:id="1057049909">
              <w:marLeft w:val="0"/>
              <w:marRight w:val="0"/>
              <w:marTop w:val="0"/>
              <w:marBottom w:val="0"/>
              <w:divBdr>
                <w:top w:val="none" w:sz="0" w:space="0" w:color="auto"/>
                <w:left w:val="none" w:sz="0" w:space="0" w:color="auto"/>
                <w:bottom w:val="none" w:sz="0" w:space="0" w:color="auto"/>
                <w:right w:val="none" w:sz="0" w:space="0" w:color="auto"/>
              </w:divBdr>
              <w:divsChild>
                <w:div w:id="304160745">
                  <w:marLeft w:val="0"/>
                  <w:marRight w:val="0"/>
                  <w:marTop w:val="0"/>
                  <w:marBottom w:val="0"/>
                  <w:divBdr>
                    <w:top w:val="none" w:sz="0" w:space="0" w:color="auto"/>
                    <w:left w:val="none" w:sz="0" w:space="0" w:color="auto"/>
                    <w:bottom w:val="none" w:sz="0" w:space="0" w:color="auto"/>
                    <w:right w:val="none" w:sz="0" w:space="0" w:color="auto"/>
                  </w:divBdr>
                </w:div>
              </w:divsChild>
            </w:div>
            <w:div w:id="1126461719">
              <w:marLeft w:val="0"/>
              <w:marRight w:val="0"/>
              <w:marTop w:val="0"/>
              <w:marBottom w:val="0"/>
              <w:divBdr>
                <w:top w:val="none" w:sz="0" w:space="0" w:color="auto"/>
                <w:left w:val="none" w:sz="0" w:space="0" w:color="auto"/>
                <w:bottom w:val="none" w:sz="0" w:space="0" w:color="auto"/>
                <w:right w:val="none" w:sz="0" w:space="0" w:color="auto"/>
              </w:divBdr>
              <w:divsChild>
                <w:div w:id="1163470956">
                  <w:marLeft w:val="0"/>
                  <w:marRight w:val="0"/>
                  <w:marTop w:val="0"/>
                  <w:marBottom w:val="0"/>
                  <w:divBdr>
                    <w:top w:val="none" w:sz="0" w:space="0" w:color="auto"/>
                    <w:left w:val="none" w:sz="0" w:space="0" w:color="auto"/>
                    <w:bottom w:val="none" w:sz="0" w:space="0" w:color="auto"/>
                    <w:right w:val="none" w:sz="0" w:space="0" w:color="auto"/>
                  </w:divBdr>
                </w:div>
              </w:divsChild>
            </w:div>
            <w:div w:id="1133790404">
              <w:marLeft w:val="0"/>
              <w:marRight w:val="0"/>
              <w:marTop w:val="0"/>
              <w:marBottom w:val="0"/>
              <w:divBdr>
                <w:top w:val="none" w:sz="0" w:space="0" w:color="auto"/>
                <w:left w:val="none" w:sz="0" w:space="0" w:color="auto"/>
                <w:bottom w:val="none" w:sz="0" w:space="0" w:color="auto"/>
                <w:right w:val="none" w:sz="0" w:space="0" w:color="auto"/>
              </w:divBdr>
              <w:divsChild>
                <w:div w:id="423503386">
                  <w:marLeft w:val="0"/>
                  <w:marRight w:val="0"/>
                  <w:marTop w:val="0"/>
                  <w:marBottom w:val="0"/>
                  <w:divBdr>
                    <w:top w:val="none" w:sz="0" w:space="0" w:color="auto"/>
                    <w:left w:val="none" w:sz="0" w:space="0" w:color="auto"/>
                    <w:bottom w:val="none" w:sz="0" w:space="0" w:color="auto"/>
                    <w:right w:val="none" w:sz="0" w:space="0" w:color="auto"/>
                  </w:divBdr>
                </w:div>
              </w:divsChild>
            </w:div>
            <w:div w:id="1171066244">
              <w:marLeft w:val="0"/>
              <w:marRight w:val="0"/>
              <w:marTop w:val="0"/>
              <w:marBottom w:val="0"/>
              <w:divBdr>
                <w:top w:val="none" w:sz="0" w:space="0" w:color="auto"/>
                <w:left w:val="none" w:sz="0" w:space="0" w:color="auto"/>
                <w:bottom w:val="none" w:sz="0" w:space="0" w:color="auto"/>
                <w:right w:val="none" w:sz="0" w:space="0" w:color="auto"/>
              </w:divBdr>
              <w:divsChild>
                <w:div w:id="1135372113">
                  <w:marLeft w:val="0"/>
                  <w:marRight w:val="0"/>
                  <w:marTop w:val="0"/>
                  <w:marBottom w:val="0"/>
                  <w:divBdr>
                    <w:top w:val="none" w:sz="0" w:space="0" w:color="auto"/>
                    <w:left w:val="none" w:sz="0" w:space="0" w:color="auto"/>
                    <w:bottom w:val="none" w:sz="0" w:space="0" w:color="auto"/>
                    <w:right w:val="none" w:sz="0" w:space="0" w:color="auto"/>
                  </w:divBdr>
                </w:div>
              </w:divsChild>
            </w:div>
            <w:div w:id="1193303421">
              <w:marLeft w:val="0"/>
              <w:marRight w:val="0"/>
              <w:marTop w:val="0"/>
              <w:marBottom w:val="0"/>
              <w:divBdr>
                <w:top w:val="none" w:sz="0" w:space="0" w:color="auto"/>
                <w:left w:val="none" w:sz="0" w:space="0" w:color="auto"/>
                <w:bottom w:val="none" w:sz="0" w:space="0" w:color="auto"/>
                <w:right w:val="none" w:sz="0" w:space="0" w:color="auto"/>
              </w:divBdr>
              <w:divsChild>
                <w:div w:id="1610816052">
                  <w:marLeft w:val="0"/>
                  <w:marRight w:val="0"/>
                  <w:marTop w:val="0"/>
                  <w:marBottom w:val="0"/>
                  <w:divBdr>
                    <w:top w:val="none" w:sz="0" w:space="0" w:color="auto"/>
                    <w:left w:val="none" w:sz="0" w:space="0" w:color="auto"/>
                    <w:bottom w:val="none" w:sz="0" w:space="0" w:color="auto"/>
                    <w:right w:val="none" w:sz="0" w:space="0" w:color="auto"/>
                  </w:divBdr>
                </w:div>
              </w:divsChild>
            </w:div>
            <w:div w:id="1205947959">
              <w:marLeft w:val="0"/>
              <w:marRight w:val="0"/>
              <w:marTop w:val="0"/>
              <w:marBottom w:val="0"/>
              <w:divBdr>
                <w:top w:val="none" w:sz="0" w:space="0" w:color="auto"/>
                <w:left w:val="none" w:sz="0" w:space="0" w:color="auto"/>
                <w:bottom w:val="none" w:sz="0" w:space="0" w:color="auto"/>
                <w:right w:val="none" w:sz="0" w:space="0" w:color="auto"/>
              </w:divBdr>
              <w:divsChild>
                <w:div w:id="572357669">
                  <w:marLeft w:val="0"/>
                  <w:marRight w:val="0"/>
                  <w:marTop w:val="0"/>
                  <w:marBottom w:val="0"/>
                  <w:divBdr>
                    <w:top w:val="none" w:sz="0" w:space="0" w:color="auto"/>
                    <w:left w:val="none" w:sz="0" w:space="0" w:color="auto"/>
                    <w:bottom w:val="none" w:sz="0" w:space="0" w:color="auto"/>
                    <w:right w:val="none" w:sz="0" w:space="0" w:color="auto"/>
                  </w:divBdr>
                </w:div>
              </w:divsChild>
            </w:div>
            <w:div w:id="1253122996">
              <w:marLeft w:val="0"/>
              <w:marRight w:val="0"/>
              <w:marTop w:val="0"/>
              <w:marBottom w:val="0"/>
              <w:divBdr>
                <w:top w:val="none" w:sz="0" w:space="0" w:color="auto"/>
                <w:left w:val="none" w:sz="0" w:space="0" w:color="auto"/>
                <w:bottom w:val="none" w:sz="0" w:space="0" w:color="auto"/>
                <w:right w:val="none" w:sz="0" w:space="0" w:color="auto"/>
              </w:divBdr>
              <w:divsChild>
                <w:div w:id="924529513">
                  <w:marLeft w:val="0"/>
                  <w:marRight w:val="0"/>
                  <w:marTop w:val="0"/>
                  <w:marBottom w:val="0"/>
                  <w:divBdr>
                    <w:top w:val="none" w:sz="0" w:space="0" w:color="auto"/>
                    <w:left w:val="none" w:sz="0" w:space="0" w:color="auto"/>
                    <w:bottom w:val="none" w:sz="0" w:space="0" w:color="auto"/>
                    <w:right w:val="none" w:sz="0" w:space="0" w:color="auto"/>
                  </w:divBdr>
                </w:div>
              </w:divsChild>
            </w:div>
            <w:div w:id="1269581451">
              <w:marLeft w:val="0"/>
              <w:marRight w:val="0"/>
              <w:marTop w:val="0"/>
              <w:marBottom w:val="0"/>
              <w:divBdr>
                <w:top w:val="none" w:sz="0" w:space="0" w:color="auto"/>
                <w:left w:val="none" w:sz="0" w:space="0" w:color="auto"/>
                <w:bottom w:val="none" w:sz="0" w:space="0" w:color="auto"/>
                <w:right w:val="none" w:sz="0" w:space="0" w:color="auto"/>
              </w:divBdr>
              <w:divsChild>
                <w:div w:id="1036807297">
                  <w:marLeft w:val="0"/>
                  <w:marRight w:val="0"/>
                  <w:marTop w:val="0"/>
                  <w:marBottom w:val="0"/>
                  <w:divBdr>
                    <w:top w:val="none" w:sz="0" w:space="0" w:color="auto"/>
                    <w:left w:val="none" w:sz="0" w:space="0" w:color="auto"/>
                    <w:bottom w:val="none" w:sz="0" w:space="0" w:color="auto"/>
                    <w:right w:val="none" w:sz="0" w:space="0" w:color="auto"/>
                  </w:divBdr>
                </w:div>
              </w:divsChild>
            </w:div>
            <w:div w:id="1305040940">
              <w:marLeft w:val="0"/>
              <w:marRight w:val="0"/>
              <w:marTop w:val="0"/>
              <w:marBottom w:val="0"/>
              <w:divBdr>
                <w:top w:val="none" w:sz="0" w:space="0" w:color="auto"/>
                <w:left w:val="none" w:sz="0" w:space="0" w:color="auto"/>
                <w:bottom w:val="none" w:sz="0" w:space="0" w:color="auto"/>
                <w:right w:val="none" w:sz="0" w:space="0" w:color="auto"/>
              </w:divBdr>
              <w:divsChild>
                <w:div w:id="504713360">
                  <w:marLeft w:val="0"/>
                  <w:marRight w:val="0"/>
                  <w:marTop w:val="0"/>
                  <w:marBottom w:val="0"/>
                  <w:divBdr>
                    <w:top w:val="none" w:sz="0" w:space="0" w:color="auto"/>
                    <w:left w:val="none" w:sz="0" w:space="0" w:color="auto"/>
                    <w:bottom w:val="none" w:sz="0" w:space="0" w:color="auto"/>
                    <w:right w:val="none" w:sz="0" w:space="0" w:color="auto"/>
                  </w:divBdr>
                </w:div>
              </w:divsChild>
            </w:div>
            <w:div w:id="1309238545">
              <w:marLeft w:val="0"/>
              <w:marRight w:val="0"/>
              <w:marTop w:val="0"/>
              <w:marBottom w:val="0"/>
              <w:divBdr>
                <w:top w:val="none" w:sz="0" w:space="0" w:color="auto"/>
                <w:left w:val="none" w:sz="0" w:space="0" w:color="auto"/>
                <w:bottom w:val="none" w:sz="0" w:space="0" w:color="auto"/>
                <w:right w:val="none" w:sz="0" w:space="0" w:color="auto"/>
              </w:divBdr>
              <w:divsChild>
                <w:div w:id="8720707">
                  <w:marLeft w:val="0"/>
                  <w:marRight w:val="0"/>
                  <w:marTop w:val="0"/>
                  <w:marBottom w:val="0"/>
                  <w:divBdr>
                    <w:top w:val="none" w:sz="0" w:space="0" w:color="auto"/>
                    <w:left w:val="none" w:sz="0" w:space="0" w:color="auto"/>
                    <w:bottom w:val="none" w:sz="0" w:space="0" w:color="auto"/>
                    <w:right w:val="none" w:sz="0" w:space="0" w:color="auto"/>
                  </w:divBdr>
                </w:div>
              </w:divsChild>
            </w:div>
            <w:div w:id="1335912040">
              <w:marLeft w:val="0"/>
              <w:marRight w:val="0"/>
              <w:marTop w:val="0"/>
              <w:marBottom w:val="0"/>
              <w:divBdr>
                <w:top w:val="none" w:sz="0" w:space="0" w:color="auto"/>
                <w:left w:val="none" w:sz="0" w:space="0" w:color="auto"/>
                <w:bottom w:val="none" w:sz="0" w:space="0" w:color="auto"/>
                <w:right w:val="none" w:sz="0" w:space="0" w:color="auto"/>
              </w:divBdr>
              <w:divsChild>
                <w:div w:id="434446871">
                  <w:marLeft w:val="0"/>
                  <w:marRight w:val="0"/>
                  <w:marTop w:val="0"/>
                  <w:marBottom w:val="0"/>
                  <w:divBdr>
                    <w:top w:val="none" w:sz="0" w:space="0" w:color="auto"/>
                    <w:left w:val="none" w:sz="0" w:space="0" w:color="auto"/>
                    <w:bottom w:val="none" w:sz="0" w:space="0" w:color="auto"/>
                    <w:right w:val="none" w:sz="0" w:space="0" w:color="auto"/>
                  </w:divBdr>
                </w:div>
              </w:divsChild>
            </w:div>
            <w:div w:id="1348869486">
              <w:marLeft w:val="0"/>
              <w:marRight w:val="0"/>
              <w:marTop w:val="0"/>
              <w:marBottom w:val="0"/>
              <w:divBdr>
                <w:top w:val="none" w:sz="0" w:space="0" w:color="auto"/>
                <w:left w:val="none" w:sz="0" w:space="0" w:color="auto"/>
                <w:bottom w:val="none" w:sz="0" w:space="0" w:color="auto"/>
                <w:right w:val="none" w:sz="0" w:space="0" w:color="auto"/>
              </w:divBdr>
              <w:divsChild>
                <w:div w:id="686714589">
                  <w:marLeft w:val="0"/>
                  <w:marRight w:val="0"/>
                  <w:marTop w:val="0"/>
                  <w:marBottom w:val="0"/>
                  <w:divBdr>
                    <w:top w:val="none" w:sz="0" w:space="0" w:color="auto"/>
                    <w:left w:val="none" w:sz="0" w:space="0" w:color="auto"/>
                    <w:bottom w:val="none" w:sz="0" w:space="0" w:color="auto"/>
                    <w:right w:val="none" w:sz="0" w:space="0" w:color="auto"/>
                  </w:divBdr>
                </w:div>
              </w:divsChild>
            </w:div>
            <w:div w:id="1393191008">
              <w:marLeft w:val="0"/>
              <w:marRight w:val="0"/>
              <w:marTop w:val="0"/>
              <w:marBottom w:val="0"/>
              <w:divBdr>
                <w:top w:val="none" w:sz="0" w:space="0" w:color="auto"/>
                <w:left w:val="none" w:sz="0" w:space="0" w:color="auto"/>
                <w:bottom w:val="none" w:sz="0" w:space="0" w:color="auto"/>
                <w:right w:val="none" w:sz="0" w:space="0" w:color="auto"/>
              </w:divBdr>
              <w:divsChild>
                <w:div w:id="1076365788">
                  <w:marLeft w:val="0"/>
                  <w:marRight w:val="0"/>
                  <w:marTop w:val="0"/>
                  <w:marBottom w:val="0"/>
                  <w:divBdr>
                    <w:top w:val="none" w:sz="0" w:space="0" w:color="auto"/>
                    <w:left w:val="none" w:sz="0" w:space="0" w:color="auto"/>
                    <w:bottom w:val="none" w:sz="0" w:space="0" w:color="auto"/>
                    <w:right w:val="none" w:sz="0" w:space="0" w:color="auto"/>
                  </w:divBdr>
                </w:div>
              </w:divsChild>
            </w:div>
            <w:div w:id="1393191284">
              <w:marLeft w:val="0"/>
              <w:marRight w:val="0"/>
              <w:marTop w:val="0"/>
              <w:marBottom w:val="0"/>
              <w:divBdr>
                <w:top w:val="none" w:sz="0" w:space="0" w:color="auto"/>
                <w:left w:val="none" w:sz="0" w:space="0" w:color="auto"/>
                <w:bottom w:val="none" w:sz="0" w:space="0" w:color="auto"/>
                <w:right w:val="none" w:sz="0" w:space="0" w:color="auto"/>
              </w:divBdr>
              <w:divsChild>
                <w:div w:id="1921868008">
                  <w:marLeft w:val="0"/>
                  <w:marRight w:val="0"/>
                  <w:marTop w:val="0"/>
                  <w:marBottom w:val="0"/>
                  <w:divBdr>
                    <w:top w:val="none" w:sz="0" w:space="0" w:color="auto"/>
                    <w:left w:val="none" w:sz="0" w:space="0" w:color="auto"/>
                    <w:bottom w:val="none" w:sz="0" w:space="0" w:color="auto"/>
                    <w:right w:val="none" w:sz="0" w:space="0" w:color="auto"/>
                  </w:divBdr>
                </w:div>
              </w:divsChild>
            </w:div>
            <w:div w:id="1423456828">
              <w:marLeft w:val="0"/>
              <w:marRight w:val="0"/>
              <w:marTop w:val="0"/>
              <w:marBottom w:val="0"/>
              <w:divBdr>
                <w:top w:val="none" w:sz="0" w:space="0" w:color="auto"/>
                <w:left w:val="none" w:sz="0" w:space="0" w:color="auto"/>
                <w:bottom w:val="none" w:sz="0" w:space="0" w:color="auto"/>
                <w:right w:val="none" w:sz="0" w:space="0" w:color="auto"/>
              </w:divBdr>
              <w:divsChild>
                <w:div w:id="1500661090">
                  <w:marLeft w:val="0"/>
                  <w:marRight w:val="0"/>
                  <w:marTop w:val="0"/>
                  <w:marBottom w:val="0"/>
                  <w:divBdr>
                    <w:top w:val="none" w:sz="0" w:space="0" w:color="auto"/>
                    <w:left w:val="none" w:sz="0" w:space="0" w:color="auto"/>
                    <w:bottom w:val="none" w:sz="0" w:space="0" w:color="auto"/>
                    <w:right w:val="none" w:sz="0" w:space="0" w:color="auto"/>
                  </w:divBdr>
                </w:div>
              </w:divsChild>
            </w:div>
            <w:div w:id="1462072457">
              <w:marLeft w:val="0"/>
              <w:marRight w:val="0"/>
              <w:marTop w:val="0"/>
              <w:marBottom w:val="0"/>
              <w:divBdr>
                <w:top w:val="none" w:sz="0" w:space="0" w:color="auto"/>
                <w:left w:val="none" w:sz="0" w:space="0" w:color="auto"/>
                <w:bottom w:val="none" w:sz="0" w:space="0" w:color="auto"/>
                <w:right w:val="none" w:sz="0" w:space="0" w:color="auto"/>
              </w:divBdr>
              <w:divsChild>
                <w:div w:id="1101728564">
                  <w:marLeft w:val="0"/>
                  <w:marRight w:val="0"/>
                  <w:marTop w:val="0"/>
                  <w:marBottom w:val="0"/>
                  <w:divBdr>
                    <w:top w:val="none" w:sz="0" w:space="0" w:color="auto"/>
                    <w:left w:val="none" w:sz="0" w:space="0" w:color="auto"/>
                    <w:bottom w:val="none" w:sz="0" w:space="0" w:color="auto"/>
                    <w:right w:val="none" w:sz="0" w:space="0" w:color="auto"/>
                  </w:divBdr>
                </w:div>
              </w:divsChild>
            </w:div>
            <w:div w:id="1464692972">
              <w:marLeft w:val="0"/>
              <w:marRight w:val="0"/>
              <w:marTop w:val="0"/>
              <w:marBottom w:val="0"/>
              <w:divBdr>
                <w:top w:val="none" w:sz="0" w:space="0" w:color="auto"/>
                <w:left w:val="none" w:sz="0" w:space="0" w:color="auto"/>
                <w:bottom w:val="none" w:sz="0" w:space="0" w:color="auto"/>
                <w:right w:val="none" w:sz="0" w:space="0" w:color="auto"/>
              </w:divBdr>
              <w:divsChild>
                <w:div w:id="618492161">
                  <w:marLeft w:val="0"/>
                  <w:marRight w:val="0"/>
                  <w:marTop w:val="0"/>
                  <w:marBottom w:val="0"/>
                  <w:divBdr>
                    <w:top w:val="none" w:sz="0" w:space="0" w:color="auto"/>
                    <w:left w:val="none" w:sz="0" w:space="0" w:color="auto"/>
                    <w:bottom w:val="none" w:sz="0" w:space="0" w:color="auto"/>
                    <w:right w:val="none" w:sz="0" w:space="0" w:color="auto"/>
                  </w:divBdr>
                </w:div>
              </w:divsChild>
            </w:div>
            <w:div w:id="1477187176">
              <w:marLeft w:val="0"/>
              <w:marRight w:val="0"/>
              <w:marTop w:val="0"/>
              <w:marBottom w:val="0"/>
              <w:divBdr>
                <w:top w:val="none" w:sz="0" w:space="0" w:color="auto"/>
                <w:left w:val="none" w:sz="0" w:space="0" w:color="auto"/>
                <w:bottom w:val="none" w:sz="0" w:space="0" w:color="auto"/>
                <w:right w:val="none" w:sz="0" w:space="0" w:color="auto"/>
              </w:divBdr>
              <w:divsChild>
                <w:div w:id="1945185459">
                  <w:marLeft w:val="0"/>
                  <w:marRight w:val="0"/>
                  <w:marTop w:val="0"/>
                  <w:marBottom w:val="0"/>
                  <w:divBdr>
                    <w:top w:val="none" w:sz="0" w:space="0" w:color="auto"/>
                    <w:left w:val="none" w:sz="0" w:space="0" w:color="auto"/>
                    <w:bottom w:val="none" w:sz="0" w:space="0" w:color="auto"/>
                    <w:right w:val="none" w:sz="0" w:space="0" w:color="auto"/>
                  </w:divBdr>
                </w:div>
              </w:divsChild>
            </w:div>
            <w:div w:id="1513958148">
              <w:marLeft w:val="0"/>
              <w:marRight w:val="0"/>
              <w:marTop w:val="0"/>
              <w:marBottom w:val="0"/>
              <w:divBdr>
                <w:top w:val="none" w:sz="0" w:space="0" w:color="auto"/>
                <w:left w:val="none" w:sz="0" w:space="0" w:color="auto"/>
                <w:bottom w:val="none" w:sz="0" w:space="0" w:color="auto"/>
                <w:right w:val="none" w:sz="0" w:space="0" w:color="auto"/>
              </w:divBdr>
              <w:divsChild>
                <w:div w:id="963346303">
                  <w:marLeft w:val="0"/>
                  <w:marRight w:val="0"/>
                  <w:marTop w:val="0"/>
                  <w:marBottom w:val="0"/>
                  <w:divBdr>
                    <w:top w:val="none" w:sz="0" w:space="0" w:color="auto"/>
                    <w:left w:val="none" w:sz="0" w:space="0" w:color="auto"/>
                    <w:bottom w:val="none" w:sz="0" w:space="0" w:color="auto"/>
                    <w:right w:val="none" w:sz="0" w:space="0" w:color="auto"/>
                  </w:divBdr>
                </w:div>
              </w:divsChild>
            </w:div>
            <w:div w:id="1515605531">
              <w:marLeft w:val="0"/>
              <w:marRight w:val="0"/>
              <w:marTop w:val="0"/>
              <w:marBottom w:val="0"/>
              <w:divBdr>
                <w:top w:val="none" w:sz="0" w:space="0" w:color="auto"/>
                <w:left w:val="none" w:sz="0" w:space="0" w:color="auto"/>
                <w:bottom w:val="none" w:sz="0" w:space="0" w:color="auto"/>
                <w:right w:val="none" w:sz="0" w:space="0" w:color="auto"/>
              </w:divBdr>
              <w:divsChild>
                <w:div w:id="1835685239">
                  <w:marLeft w:val="0"/>
                  <w:marRight w:val="0"/>
                  <w:marTop w:val="0"/>
                  <w:marBottom w:val="0"/>
                  <w:divBdr>
                    <w:top w:val="none" w:sz="0" w:space="0" w:color="auto"/>
                    <w:left w:val="none" w:sz="0" w:space="0" w:color="auto"/>
                    <w:bottom w:val="none" w:sz="0" w:space="0" w:color="auto"/>
                    <w:right w:val="none" w:sz="0" w:space="0" w:color="auto"/>
                  </w:divBdr>
                </w:div>
              </w:divsChild>
            </w:div>
            <w:div w:id="1523930453">
              <w:marLeft w:val="0"/>
              <w:marRight w:val="0"/>
              <w:marTop w:val="0"/>
              <w:marBottom w:val="0"/>
              <w:divBdr>
                <w:top w:val="none" w:sz="0" w:space="0" w:color="auto"/>
                <w:left w:val="none" w:sz="0" w:space="0" w:color="auto"/>
                <w:bottom w:val="none" w:sz="0" w:space="0" w:color="auto"/>
                <w:right w:val="none" w:sz="0" w:space="0" w:color="auto"/>
              </w:divBdr>
              <w:divsChild>
                <w:div w:id="1146432661">
                  <w:marLeft w:val="0"/>
                  <w:marRight w:val="0"/>
                  <w:marTop w:val="0"/>
                  <w:marBottom w:val="0"/>
                  <w:divBdr>
                    <w:top w:val="none" w:sz="0" w:space="0" w:color="auto"/>
                    <w:left w:val="none" w:sz="0" w:space="0" w:color="auto"/>
                    <w:bottom w:val="none" w:sz="0" w:space="0" w:color="auto"/>
                    <w:right w:val="none" w:sz="0" w:space="0" w:color="auto"/>
                  </w:divBdr>
                </w:div>
              </w:divsChild>
            </w:div>
            <w:div w:id="1556621251">
              <w:marLeft w:val="0"/>
              <w:marRight w:val="0"/>
              <w:marTop w:val="0"/>
              <w:marBottom w:val="0"/>
              <w:divBdr>
                <w:top w:val="none" w:sz="0" w:space="0" w:color="auto"/>
                <w:left w:val="none" w:sz="0" w:space="0" w:color="auto"/>
                <w:bottom w:val="none" w:sz="0" w:space="0" w:color="auto"/>
                <w:right w:val="none" w:sz="0" w:space="0" w:color="auto"/>
              </w:divBdr>
              <w:divsChild>
                <w:div w:id="272790882">
                  <w:marLeft w:val="0"/>
                  <w:marRight w:val="0"/>
                  <w:marTop w:val="0"/>
                  <w:marBottom w:val="0"/>
                  <w:divBdr>
                    <w:top w:val="none" w:sz="0" w:space="0" w:color="auto"/>
                    <w:left w:val="none" w:sz="0" w:space="0" w:color="auto"/>
                    <w:bottom w:val="none" w:sz="0" w:space="0" w:color="auto"/>
                    <w:right w:val="none" w:sz="0" w:space="0" w:color="auto"/>
                  </w:divBdr>
                </w:div>
              </w:divsChild>
            </w:div>
            <w:div w:id="1639914110">
              <w:marLeft w:val="0"/>
              <w:marRight w:val="0"/>
              <w:marTop w:val="0"/>
              <w:marBottom w:val="0"/>
              <w:divBdr>
                <w:top w:val="none" w:sz="0" w:space="0" w:color="auto"/>
                <w:left w:val="none" w:sz="0" w:space="0" w:color="auto"/>
                <w:bottom w:val="none" w:sz="0" w:space="0" w:color="auto"/>
                <w:right w:val="none" w:sz="0" w:space="0" w:color="auto"/>
              </w:divBdr>
              <w:divsChild>
                <w:div w:id="684213188">
                  <w:marLeft w:val="0"/>
                  <w:marRight w:val="0"/>
                  <w:marTop w:val="0"/>
                  <w:marBottom w:val="0"/>
                  <w:divBdr>
                    <w:top w:val="none" w:sz="0" w:space="0" w:color="auto"/>
                    <w:left w:val="none" w:sz="0" w:space="0" w:color="auto"/>
                    <w:bottom w:val="none" w:sz="0" w:space="0" w:color="auto"/>
                    <w:right w:val="none" w:sz="0" w:space="0" w:color="auto"/>
                  </w:divBdr>
                </w:div>
              </w:divsChild>
            </w:div>
            <w:div w:id="1666856384">
              <w:marLeft w:val="0"/>
              <w:marRight w:val="0"/>
              <w:marTop w:val="0"/>
              <w:marBottom w:val="0"/>
              <w:divBdr>
                <w:top w:val="none" w:sz="0" w:space="0" w:color="auto"/>
                <w:left w:val="none" w:sz="0" w:space="0" w:color="auto"/>
                <w:bottom w:val="none" w:sz="0" w:space="0" w:color="auto"/>
                <w:right w:val="none" w:sz="0" w:space="0" w:color="auto"/>
              </w:divBdr>
              <w:divsChild>
                <w:div w:id="1864706807">
                  <w:marLeft w:val="0"/>
                  <w:marRight w:val="0"/>
                  <w:marTop w:val="0"/>
                  <w:marBottom w:val="0"/>
                  <w:divBdr>
                    <w:top w:val="none" w:sz="0" w:space="0" w:color="auto"/>
                    <w:left w:val="none" w:sz="0" w:space="0" w:color="auto"/>
                    <w:bottom w:val="none" w:sz="0" w:space="0" w:color="auto"/>
                    <w:right w:val="none" w:sz="0" w:space="0" w:color="auto"/>
                  </w:divBdr>
                </w:div>
              </w:divsChild>
            </w:div>
            <w:div w:id="1684428704">
              <w:marLeft w:val="0"/>
              <w:marRight w:val="0"/>
              <w:marTop w:val="0"/>
              <w:marBottom w:val="0"/>
              <w:divBdr>
                <w:top w:val="none" w:sz="0" w:space="0" w:color="auto"/>
                <w:left w:val="none" w:sz="0" w:space="0" w:color="auto"/>
                <w:bottom w:val="none" w:sz="0" w:space="0" w:color="auto"/>
                <w:right w:val="none" w:sz="0" w:space="0" w:color="auto"/>
              </w:divBdr>
              <w:divsChild>
                <w:div w:id="1264727266">
                  <w:marLeft w:val="0"/>
                  <w:marRight w:val="0"/>
                  <w:marTop w:val="0"/>
                  <w:marBottom w:val="0"/>
                  <w:divBdr>
                    <w:top w:val="none" w:sz="0" w:space="0" w:color="auto"/>
                    <w:left w:val="none" w:sz="0" w:space="0" w:color="auto"/>
                    <w:bottom w:val="none" w:sz="0" w:space="0" w:color="auto"/>
                    <w:right w:val="none" w:sz="0" w:space="0" w:color="auto"/>
                  </w:divBdr>
                </w:div>
              </w:divsChild>
            </w:div>
            <w:div w:id="1747533087">
              <w:marLeft w:val="0"/>
              <w:marRight w:val="0"/>
              <w:marTop w:val="0"/>
              <w:marBottom w:val="0"/>
              <w:divBdr>
                <w:top w:val="none" w:sz="0" w:space="0" w:color="auto"/>
                <w:left w:val="none" w:sz="0" w:space="0" w:color="auto"/>
                <w:bottom w:val="none" w:sz="0" w:space="0" w:color="auto"/>
                <w:right w:val="none" w:sz="0" w:space="0" w:color="auto"/>
              </w:divBdr>
              <w:divsChild>
                <w:div w:id="1601915261">
                  <w:marLeft w:val="0"/>
                  <w:marRight w:val="0"/>
                  <w:marTop w:val="0"/>
                  <w:marBottom w:val="0"/>
                  <w:divBdr>
                    <w:top w:val="none" w:sz="0" w:space="0" w:color="auto"/>
                    <w:left w:val="none" w:sz="0" w:space="0" w:color="auto"/>
                    <w:bottom w:val="none" w:sz="0" w:space="0" w:color="auto"/>
                    <w:right w:val="none" w:sz="0" w:space="0" w:color="auto"/>
                  </w:divBdr>
                </w:div>
              </w:divsChild>
            </w:div>
            <w:div w:id="1807312414">
              <w:marLeft w:val="0"/>
              <w:marRight w:val="0"/>
              <w:marTop w:val="0"/>
              <w:marBottom w:val="0"/>
              <w:divBdr>
                <w:top w:val="none" w:sz="0" w:space="0" w:color="auto"/>
                <w:left w:val="none" w:sz="0" w:space="0" w:color="auto"/>
                <w:bottom w:val="none" w:sz="0" w:space="0" w:color="auto"/>
                <w:right w:val="none" w:sz="0" w:space="0" w:color="auto"/>
              </w:divBdr>
              <w:divsChild>
                <w:div w:id="1538618799">
                  <w:marLeft w:val="0"/>
                  <w:marRight w:val="0"/>
                  <w:marTop w:val="0"/>
                  <w:marBottom w:val="0"/>
                  <w:divBdr>
                    <w:top w:val="none" w:sz="0" w:space="0" w:color="auto"/>
                    <w:left w:val="none" w:sz="0" w:space="0" w:color="auto"/>
                    <w:bottom w:val="none" w:sz="0" w:space="0" w:color="auto"/>
                    <w:right w:val="none" w:sz="0" w:space="0" w:color="auto"/>
                  </w:divBdr>
                </w:div>
              </w:divsChild>
            </w:div>
            <w:div w:id="1810395760">
              <w:marLeft w:val="0"/>
              <w:marRight w:val="0"/>
              <w:marTop w:val="0"/>
              <w:marBottom w:val="0"/>
              <w:divBdr>
                <w:top w:val="none" w:sz="0" w:space="0" w:color="auto"/>
                <w:left w:val="none" w:sz="0" w:space="0" w:color="auto"/>
                <w:bottom w:val="none" w:sz="0" w:space="0" w:color="auto"/>
                <w:right w:val="none" w:sz="0" w:space="0" w:color="auto"/>
              </w:divBdr>
              <w:divsChild>
                <w:div w:id="1855419860">
                  <w:marLeft w:val="0"/>
                  <w:marRight w:val="0"/>
                  <w:marTop w:val="0"/>
                  <w:marBottom w:val="0"/>
                  <w:divBdr>
                    <w:top w:val="none" w:sz="0" w:space="0" w:color="auto"/>
                    <w:left w:val="none" w:sz="0" w:space="0" w:color="auto"/>
                    <w:bottom w:val="none" w:sz="0" w:space="0" w:color="auto"/>
                    <w:right w:val="none" w:sz="0" w:space="0" w:color="auto"/>
                  </w:divBdr>
                </w:div>
              </w:divsChild>
            </w:div>
            <w:div w:id="1819417027">
              <w:marLeft w:val="0"/>
              <w:marRight w:val="0"/>
              <w:marTop w:val="0"/>
              <w:marBottom w:val="0"/>
              <w:divBdr>
                <w:top w:val="none" w:sz="0" w:space="0" w:color="auto"/>
                <w:left w:val="none" w:sz="0" w:space="0" w:color="auto"/>
                <w:bottom w:val="none" w:sz="0" w:space="0" w:color="auto"/>
                <w:right w:val="none" w:sz="0" w:space="0" w:color="auto"/>
              </w:divBdr>
              <w:divsChild>
                <w:div w:id="81607417">
                  <w:marLeft w:val="0"/>
                  <w:marRight w:val="0"/>
                  <w:marTop w:val="0"/>
                  <w:marBottom w:val="0"/>
                  <w:divBdr>
                    <w:top w:val="none" w:sz="0" w:space="0" w:color="auto"/>
                    <w:left w:val="none" w:sz="0" w:space="0" w:color="auto"/>
                    <w:bottom w:val="none" w:sz="0" w:space="0" w:color="auto"/>
                    <w:right w:val="none" w:sz="0" w:space="0" w:color="auto"/>
                  </w:divBdr>
                </w:div>
              </w:divsChild>
            </w:div>
            <w:div w:id="1852521444">
              <w:marLeft w:val="0"/>
              <w:marRight w:val="0"/>
              <w:marTop w:val="0"/>
              <w:marBottom w:val="0"/>
              <w:divBdr>
                <w:top w:val="none" w:sz="0" w:space="0" w:color="auto"/>
                <w:left w:val="none" w:sz="0" w:space="0" w:color="auto"/>
                <w:bottom w:val="none" w:sz="0" w:space="0" w:color="auto"/>
                <w:right w:val="none" w:sz="0" w:space="0" w:color="auto"/>
              </w:divBdr>
              <w:divsChild>
                <w:div w:id="736710084">
                  <w:marLeft w:val="0"/>
                  <w:marRight w:val="0"/>
                  <w:marTop w:val="0"/>
                  <w:marBottom w:val="0"/>
                  <w:divBdr>
                    <w:top w:val="none" w:sz="0" w:space="0" w:color="auto"/>
                    <w:left w:val="none" w:sz="0" w:space="0" w:color="auto"/>
                    <w:bottom w:val="none" w:sz="0" w:space="0" w:color="auto"/>
                    <w:right w:val="none" w:sz="0" w:space="0" w:color="auto"/>
                  </w:divBdr>
                </w:div>
              </w:divsChild>
            </w:div>
            <w:div w:id="1891309394">
              <w:marLeft w:val="0"/>
              <w:marRight w:val="0"/>
              <w:marTop w:val="0"/>
              <w:marBottom w:val="0"/>
              <w:divBdr>
                <w:top w:val="none" w:sz="0" w:space="0" w:color="auto"/>
                <w:left w:val="none" w:sz="0" w:space="0" w:color="auto"/>
                <w:bottom w:val="none" w:sz="0" w:space="0" w:color="auto"/>
                <w:right w:val="none" w:sz="0" w:space="0" w:color="auto"/>
              </w:divBdr>
              <w:divsChild>
                <w:div w:id="2014335345">
                  <w:marLeft w:val="0"/>
                  <w:marRight w:val="0"/>
                  <w:marTop w:val="0"/>
                  <w:marBottom w:val="0"/>
                  <w:divBdr>
                    <w:top w:val="none" w:sz="0" w:space="0" w:color="auto"/>
                    <w:left w:val="none" w:sz="0" w:space="0" w:color="auto"/>
                    <w:bottom w:val="none" w:sz="0" w:space="0" w:color="auto"/>
                    <w:right w:val="none" w:sz="0" w:space="0" w:color="auto"/>
                  </w:divBdr>
                </w:div>
              </w:divsChild>
            </w:div>
            <w:div w:id="1897666218">
              <w:marLeft w:val="0"/>
              <w:marRight w:val="0"/>
              <w:marTop w:val="0"/>
              <w:marBottom w:val="0"/>
              <w:divBdr>
                <w:top w:val="none" w:sz="0" w:space="0" w:color="auto"/>
                <w:left w:val="none" w:sz="0" w:space="0" w:color="auto"/>
                <w:bottom w:val="none" w:sz="0" w:space="0" w:color="auto"/>
                <w:right w:val="none" w:sz="0" w:space="0" w:color="auto"/>
              </w:divBdr>
              <w:divsChild>
                <w:div w:id="2039693630">
                  <w:marLeft w:val="0"/>
                  <w:marRight w:val="0"/>
                  <w:marTop w:val="0"/>
                  <w:marBottom w:val="0"/>
                  <w:divBdr>
                    <w:top w:val="none" w:sz="0" w:space="0" w:color="auto"/>
                    <w:left w:val="none" w:sz="0" w:space="0" w:color="auto"/>
                    <w:bottom w:val="none" w:sz="0" w:space="0" w:color="auto"/>
                    <w:right w:val="none" w:sz="0" w:space="0" w:color="auto"/>
                  </w:divBdr>
                </w:div>
              </w:divsChild>
            </w:div>
            <w:div w:id="1899243928">
              <w:marLeft w:val="0"/>
              <w:marRight w:val="0"/>
              <w:marTop w:val="0"/>
              <w:marBottom w:val="0"/>
              <w:divBdr>
                <w:top w:val="none" w:sz="0" w:space="0" w:color="auto"/>
                <w:left w:val="none" w:sz="0" w:space="0" w:color="auto"/>
                <w:bottom w:val="none" w:sz="0" w:space="0" w:color="auto"/>
                <w:right w:val="none" w:sz="0" w:space="0" w:color="auto"/>
              </w:divBdr>
              <w:divsChild>
                <w:div w:id="1188251586">
                  <w:marLeft w:val="0"/>
                  <w:marRight w:val="0"/>
                  <w:marTop w:val="0"/>
                  <w:marBottom w:val="0"/>
                  <w:divBdr>
                    <w:top w:val="none" w:sz="0" w:space="0" w:color="auto"/>
                    <w:left w:val="none" w:sz="0" w:space="0" w:color="auto"/>
                    <w:bottom w:val="none" w:sz="0" w:space="0" w:color="auto"/>
                    <w:right w:val="none" w:sz="0" w:space="0" w:color="auto"/>
                  </w:divBdr>
                </w:div>
              </w:divsChild>
            </w:div>
            <w:div w:id="1904759183">
              <w:marLeft w:val="0"/>
              <w:marRight w:val="0"/>
              <w:marTop w:val="0"/>
              <w:marBottom w:val="0"/>
              <w:divBdr>
                <w:top w:val="none" w:sz="0" w:space="0" w:color="auto"/>
                <w:left w:val="none" w:sz="0" w:space="0" w:color="auto"/>
                <w:bottom w:val="none" w:sz="0" w:space="0" w:color="auto"/>
                <w:right w:val="none" w:sz="0" w:space="0" w:color="auto"/>
              </w:divBdr>
              <w:divsChild>
                <w:div w:id="317195431">
                  <w:marLeft w:val="0"/>
                  <w:marRight w:val="0"/>
                  <w:marTop w:val="0"/>
                  <w:marBottom w:val="0"/>
                  <w:divBdr>
                    <w:top w:val="none" w:sz="0" w:space="0" w:color="auto"/>
                    <w:left w:val="none" w:sz="0" w:space="0" w:color="auto"/>
                    <w:bottom w:val="none" w:sz="0" w:space="0" w:color="auto"/>
                    <w:right w:val="none" w:sz="0" w:space="0" w:color="auto"/>
                  </w:divBdr>
                </w:div>
              </w:divsChild>
            </w:div>
            <w:div w:id="1932814032">
              <w:marLeft w:val="0"/>
              <w:marRight w:val="0"/>
              <w:marTop w:val="0"/>
              <w:marBottom w:val="0"/>
              <w:divBdr>
                <w:top w:val="none" w:sz="0" w:space="0" w:color="auto"/>
                <w:left w:val="none" w:sz="0" w:space="0" w:color="auto"/>
                <w:bottom w:val="none" w:sz="0" w:space="0" w:color="auto"/>
                <w:right w:val="none" w:sz="0" w:space="0" w:color="auto"/>
              </w:divBdr>
              <w:divsChild>
                <w:div w:id="699555599">
                  <w:marLeft w:val="0"/>
                  <w:marRight w:val="0"/>
                  <w:marTop w:val="0"/>
                  <w:marBottom w:val="0"/>
                  <w:divBdr>
                    <w:top w:val="none" w:sz="0" w:space="0" w:color="auto"/>
                    <w:left w:val="none" w:sz="0" w:space="0" w:color="auto"/>
                    <w:bottom w:val="none" w:sz="0" w:space="0" w:color="auto"/>
                    <w:right w:val="none" w:sz="0" w:space="0" w:color="auto"/>
                  </w:divBdr>
                </w:div>
              </w:divsChild>
            </w:div>
            <w:div w:id="1968463746">
              <w:marLeft w:val="0"/>
              <w:marRight w:val="0"/>
              <w:marTop w:val="0"/>
              <w:marBottom w:val="0"/>
              <w:divBdr>
                <w:top w:val="none" w:sz="0" w:space="0" w:color="auto"/>
                <w:left w:val="none" w:sz="0" w:space="0" w:color="auto"/>
                <w:bottom w:val="none" w:sz="0" w:space="0" w:color="auto"/>
                <w:right w:val="none" w:sz="0" w:space="0" w:color="auto"/>
              </w:divBdr>
              <w:divsChild>
                <w:div w:id="221019715">
                  <w:marLeft w:val="0"/>
                  <w:marRight w:val="0"/>
                  <w:marTop w:val="0"/>
                  <w:marBottom w:val="0"/>
                  <w:divBdr>
                    <w:top w:val="none" w:sz="0" w:space="0" w:color="auto"/>
                    <w:left w:val="none" w:sz="0" w:space="0" w:color="auto"/>
                    <w:bottom w:val="none" w:sz="0" w:space="0" w:color="auto"/>
                    <w:right w:val="none" w:sz="0" w:space="0" w:color="auto"/>
                  </w:divBdr>
                </w:div>
              </w:divsChild>
            </w:div>
            <w:div w:id="1981688647">
              <w:marLeft w:val="0"/>
              <w:marRight w:val="0"/>
              <w:marTop w:val="0"/>
              <w:marBottom w:val="0"/>
              <w:divBdr>
                <w:top w:val="none" w:sz="0" w:space="0" w:color="auto"/>
                <w:left w:val="none" w:sz="0" w:space="0" w:color="auto"/>
                <w:bottom w:val="none" w:sz="0" w:space="0" w:color="auto"/>
                <w:right w:val="none" w:sz="0" w:space="0" w:color="auto"/>
              </w:divBdr>
              <w:divsChild>
                <w:div w:id="1892497972">
                  <w:marLeft w:val="0"/>
                  <w:marRight w:val="0"/>
                  <w:marTop w:val="0"/>
                  <w:marBottom w:val="0"/>
                  <w:divBdr>
                    <w:top w:val="none" w:sz="0" w:space="0" w:color="auto"/>
                    <w:left w:val="none" w:sz="0" w:space="0" w:color="auto"/>
                    <w:bottom w:val="none" w:sz="0" w:space="0" w:color="auto"/>
                    <w:right w:val="none" w:sz="0" w:space="0" w:color="auto"/>
                  </w:divBdr>
                </w:div>
              </w:divsChild>
            </w:div>
            <w:div w:id="2013289365">
              <w:marLeft w:val="0"/>
              <w:marRight w:val="0"/>
              <w:marTop w:val="0"/>
              <w:marBottom w:val="0"/>
              <w:divBdr>
                <w:top w:val="none" w:sz="0" w:space="0" w:color="auto"/>
                <w:left w:val="none" w:sz="0" w:space="0" w:color="auto"/>
                <w:bottom w:val="none" w:sz="0" w:space="0" w:color="auto"/>
                <w:right w:val="none" w:sz="0" w:space="0" w:color="auto"/>
              </w:divBdr>
              <w:divsChild>
                <w:div w:id="1208683684">
                  <w:marLeft w:val="0"/>
                  <w:marRight w:val="0"/>
                  <w:marTop w:val="0"/>
                  <w:marBottom w:val="0"/>
                  <w:divBdr>
                    <w:top w:val="none" w:sz="0" w:space="0" w:color="auto"/>
                    <w:left w:val="none" w:sz="0" w:space="0" w:color="auto"/>
                    <w:bottom w:val="none" w:sz="0" w:space="0" w:color="auto"/>
                    <w:right w:val="none" w:sz="0" w:space="0" w:color="auto"/>
                  </w:divBdr>
                </w:div>
              </w:divsChild>
            </w:div>
            <w:div w:id="2034184874">
              <w:marLeft w:val="0"/>
              <w:marRight w:val="0"/>
              <w:marTop w:val="0"/>
              <w:marBottom w:val="0"/>
              <w:divBdr>
                <w:top w:val="none" w:sz="0" w:space="0" w:color="auto"/>
                <w:left w:val="none" w:sz="0" w:space="0" w:color="auto"/>
                <w:bottom w:val="none" w:sz="0" w:space="0" w:color="auto"/>
                <w:right w:val="none" w:sz="0" w:space="0" w:color="auto"/>
              </w:divBdr>
              <w:divsChild>
                <w:div w:id="1528525755">
                  <w:marLeft w:val="0"/>
                  <w:marRight w:val="0"/>
                  <w:marTop w:val="0"/>
                  <w:marBottom w:val="0"/>
                  <w:divBdr>
                    <w:top w:val="none" w:sz="0" w:space="0" w:color="auto"/>
                    <w:left w:val="none" w:sz="0" w:space="0" w:color="auto"/>
                    <w:bottom w:val="none" w:sz="0" w:space="0" w:color="auto"/>
                    <w:right w:val="none" w:sz="0" w:space="0" w:color="auto"/>
                  </w:divBdr>
                </w:div>
              </w:divsChild>
            </w:div>
            <w:div w:id="2143032452">
              <w:marLeft w:val="0"/>
              <w:marRight w:val="0"/>
              <w:marTop w:val="0"/>
              <w:marBottom w:val="0"/>
              <w:divBdr>
                <w:top w:val="none" w:sz="0" w:space="0" w:color="auto"/>
                <w:left w:val="none" w:sz="0" w:space="0" w:color="auto"/>
                <w:bottom w:val="none" w:sz="0" w:space="0" w:color="auto"/>
                <w:right w:val="none" w:sz="0" w:space="0" w:color="auto"/>
              </w:divBdr>
              <w:divsChild>
                <w:div w:id="6054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3740">
      <w:bodyDiv w:val="1"/>
      <w:marLeft w:val="0"/>
      <w:marRight w:val="0"/>
      <w:marTop w:val="0"/>
      <w:marBottom w:val="0"/>
      <w:divBdr>
        <w:top w:val="none" w:sz="0" w:space="0" w:color="auto"/>
        <w:left w:val="none" w:sz="0" w:space="0" w:color="auto"/>
        <w:bottom w:val="none" w:sz="0" w:space="0" w:color="auto"/>
        <w:right w:val="none" w:sz="0" w:space="0" w:color="auto"/>
      </w:divBdr>
    </w:div>
    <w:div w:id="184751983">
      <w:bodyDiv w:val="1"/>
      <w:marLeft w:val="0"/>
      <w:marRight w:val="0"/>
      <w:marTop w:val="0"/>
      <w:marBottom w:val="0"/>
      <w:divBdr>
        <w:top w:val="none" w:sz="0" w:space="0" w:color="auto"/>
        <w:left w:val="none" w:sz="0" w:space="0" w:color="auto"/>
        <w:bottom w:val="none" w:sz="0" w:space="0" w:color="auto"/>
        <w:right w:val="none" w:sz="0" w:space="0" w:color="auto"/>
      </w:divBdr>
      <w:divsChild>
        <w:div w:id="46733941">
          <w:marLeft w:val="0"/>
          <w:marRight w:val="0"/>
          <w:marTop w:val="0"/>
          <w:marBottom w:val="0"/>
          <w:divBdr>
            <w:top w:val="none" w:sz="0" w:space="0" w:color="auto"/>
            <w:left w:val="none" w:sz="0" w:space="0" w:color="auto"/>
            <w:bottom w:val="none" w:sz="0" w:space="0" w:color="auto"/>
            <w:right w:val="none" w:sz="0" w:space="0" w:color="auto"/>
          </w:divBdr>
        </w:div>
      </w:divsChild>
    </w:div>
    <w:div w:id="200477525">
      <w:bodyDiv w:val="1"/>
      <w:marLeft w:val="0"/>
      <w:marRight w:val="0"/>
      <w:marTop w:val="0"/>
      <w:marBottom w:val="0"/>
      <w:divBdr>
        <w:top w:val="none" w:sz="0" w:space="0" w:color="auto"/>
        <w:left w:val="none" w:sz="0" w:space="0" w:color="auto"/>
        <w:bottom w:val="none" w:sz="0" w:space="0" w:color="auto"/>
        <w:right w:val="none" w:sz="0" w:space="0" w:color="auto"/>
      </w:divBdr>
    </w:div>
    <w:div w:id="269892915">
      <w:bodyDiv w:val="1"/>
      <w:marLeft w:val="0"/>
      <w:marRight w:val="0"/>
      <w:marTop w:val="0"/>
      <w:marBottom w:val="0"/>
      <w:divBdr>
        <w:top w:val="none" w:sz="0" w:space="0" w:color="auto"/>
        <w:left w:val="none" w:sz="0" w:space="0" w:color="auto"/>
        <w:bottom w:val="none" w:sz="0" w:space="0" w:color="auto"/>
        <w:right w:val="none" w:sz="0" w:space="0" w:color="auto"/>
      </w:divBdr>
      <w:divsChild>
        <w:div w:id="1475441392">
          <w:marLeft w:val="0"/>
          <w:marRight w:val="0"/>
          <w:marTop w:val="0"/>
          <w:marBottom w:val="0"/>
          <w:divBdr>
            <w:top w:val="none" w:sz="0" w:space="0" w:color="auto"/>
            <w:left w:val="none" w:sz="0" w:space="0" w:color="auto"/>
            <w:bottom w:val="none" w:sz="0" w:space="0" w:color="auto"/>
            <w:right w:val="none" w:sz="0" w:space="0" w:color="auto"/>
          </w:divBdr>
          <w:divsChild>
            <w:div w:id="6251845">
              <w:marLeft w:val="0"/>
              <w:marRight w:val="0"/>
              <w:marTop w:val="0"/>
              <w:marBottom w:val="0"/>
              <w:divBdr>
                <w:top w:val="none" w:sz="0" w:space="0" w:color="auto"/>
                <w:left w:val="none" w:sz="0" w:space="0" w:color="auto"/>
                <w:bottom w:val="none" w:sz="0" w:space="0" w:color="auto"/>
                <w:right w:val="none" w:sz="0" w:space="0" w:color="auto"/>
              </w:divBdr>
            </w:div>
            <w:div w:id="30304507">
              <w:marLeft w:val="0"/>
              <w:marRight w:val="0"/>
              <w:marTop w:val="0"/>
              <w:marBottom w:val="0"/>
              <w:divBdr>
                <w:top w:val="none" w:sz="0" w:space="0" w:color="auto"/>
                <w:left w:val="none" w:sz="0" w:space="0" w:color="auto"/>
                <w:bottom w:val="none" w:sz="0" w:space="0" w:color="auto"/>
                <w:right w:val="none" w:sz="0" w:space="0" w:color="auto"/>
              </w:divBdr>
            </w:div>
            <w:div w:id="45186764">
              <w:marLeft w:val="0"/>
              <w:marRight w:val="0"/>
              <w:marTop w:val="0"/>
              <w:marBottom w:val="0"/>
              <w:divBdr>
                <w:top w:val="none" w:sz="0" w:space="0" w:color="auto"/>
                <w:left w:val="none" w:sz="0" w:space="0" w:color="auto"/>
                <w:bottom w:val="none" w:sz="0" w:space="0" w:color="auto"/>
                <w:right w:val="none" w:sz="0" w:space="0" w:color="auto"/>
              </w:divBdr>
            </w:div>
            <w:div w:id="47728113">
              <w:marLeft w:val="0"/>
              <w:marRight w:val="0"/>
              <w:marTop w:val="0"/>
              <w:marBottom w:val="0"/>
              <w:divBdr>
                <w:top w:val="none" w:sz="0" w:space="0" w:color="auto"/>
                <w:left w:val="none" w:sz="0" w:space="0" w:color="auto"/>
                <w:bottom w:val="none" w:sz="0" w:space="0" w:color="auto"/>
                <w:right w:val="none" w:sz="0" w:space="0" w:color="auto"/>
              </w:divBdr>
            </w:div>
            <w:div w:id="61148110">
              <w:marLeft w:val="0"/>
              <w:marRight w:val="0"/>
              <w:marTop w:val="0"/>
              <w:marBottom w:val="0"/>
              <w:divBdr>
                <w:top w:val="none" w:sz="0" w:space="0" w:color="auto"/>
                <w:left w:val="none" w:sz="0" w:space="0" w:color="auto"/>
                <w:bottom w:val="none" w:sz="0" w:space="0" w:color="auto"/>
                <w:right w:val="none" w:sz="0" w:space="0" w:color="auto"/>
              </w:divBdr>
            </w:div>
            <w:div w:id="64300446">
              <w:marLeft w:val="0"/>
              <w:marRight w:val="0"/>
              <w:marTop w:val="0"/>
              <w:marBottom w:val="0"/>
              <w:divBdr>
                <w:top w:val="none" w:sz="0" w:space="0" w:color="auto"/>
                <w:left w:val="none" w:sz="0" w:space="0" w:color="auto"/>
                <w:bottom w:val="none" w:sz="0" w:space="0" w:color="auto"/>
                <w:right w:val="none" w:sz="0" w:space="0" w:color="auto"/>
              </w:divBdr>
            </w:div>
            <w:div w:id="77558546">
              <w:marLeft w:val="0"/>
              <w:marRight w:val="0"/>
              <w:marTop w:val="0"/>
              <w:marBottom w:val="0"/>
              <w:divBdr>
                <w:top w:val="none" w:sz="0" w:space="0" w:color="auto"/>
                <w:left w:val="none" w:sz="0" w:space="0" w:color="auto"/>
                <w:bottom w:val="none" w:sz="0" w:space="0" w:color="auto"/>
                <w:right w:val="none" w:sz="0" w:space="0" w:color="auto"/>
              </w:divBdr>
            </w:div>
            <w:div w:id="83966236">
              <w:marLeft w:val="0"/>
              <w:marRight w:val="0"/>
              <w:marTop w:val="0"/>
              <w:marBottom w:val="0"/>
              <w:divBdr>
                <w:top w:val="none" w:sz="0" w:space="0" w:color="auto"/>
                <w:left w:val="none" w:sz="0" w:space="0" w:color="auto"/>
                <w:bottom w:val="none" w:sz="0" w:space="0" w:color="auto"/>
                <w:right w:val="none" w:sz="0" w:space="0" w:color="auto"/>
              </w:divBdr>
            </w:div>
            <w:div w:id="88547257">
              <w:marLeft w:val="0"/>
              <w:marRight w:val="0"/>
              <w:marTop w:val="0"/>
              <w:marBottom w:val="0"/>
              <w:divBdr>
                <w:top w:val="none" w:sz="0" w:space="0" w:color="auto"/>
                <w:left w:val="none" w:sz="0" w:space="0" w:color="auto"/>
                <w:bottom w:val="none" w:sz="0" w:space="0" w:color="auto"/>
                <w:right w:val="none" w:sz="0" w:space="0" w:color="auto"/>
              </w:divBdr>
            </w:div>
            <w:div w:id="93716699">
              <w:marLeft w:val="0"/>
              <w:marRight w:val="0"/>
              <w:marTop w:val="0"/>
              <w:marBottom w:val="0"/>
              <w:divBdr>
                <w:top w:val="none" w:sz="0" w:space="0" w:color="auto"/>
                <w:left w:val="none" w:sz="0" w:space="0" w:color="auto"/>
                <w:bottom w:val="none" w:sz="0" w:space="0" w:color="auto"/>
                <w:right w:val="none" w:sz="0" w:space="0" w:color="auto"/>
              </w:divBdr>
            </w:div>
            <w:div w:id="100222818">
              <w:marLeft w:val="0"/>
              <w:marRight w:val="0"/>
              <w:marTop w:val="0"/>
              <w:marBottom w:val="0"/>
              <w:divBdr>
                <w:top w:val="none" w:sz="0" w:space="0" w:color="auto"/>
                <w:left w:val="none" w:sz="0" w:space="0" w:color="auto"/>
                <w:bottom w:val="none" w:sz="0" w:space="0" w:color="auto"/>
                <w:right w:val="none" w:sz="0" w:space="0" w:color="auto"/>
              </w:divBdr>
            </w:div>
            <w:div w:id="104202779">
              <w:marLeft w:val="0"/>
              <w:marRight w:val="0"/>
              <w:marTop w:val="0"/>
              <w:marBottom w:val="0"/>
              <w:divBdr>
                <w:top w:val="none" w:sz="0" w:space="0" w:color="auto"/>
                <w:left w:val="none" w:sz="0" w:space="0" w:color="auto"/>
                <w:bottom w:val="none" w:sz="0" w:space="0" w:color="auto"/>
                <w:right w:val="none" w:sz="0" w:space="0" w:color="auto"/>
              </w:divBdr>
            </w:div>
            <w:div w:id="121966174">
              <w:marLeft w:val="0"/>
              <w:marRight w:val="0"/>
              <w:marTop w:val="0"/>
              <w:marBottom w:val="0"/>
              <w:divBdr>
                <w:top w:val="none" w:sz="0" w:space="0" w:color="auto"/>
                <w:left w:val="none" w:sz="0" w:space="0" w:color="auto"/>
                <w:bottom w:val="none" w:sz="0" w:space="0" w:color="auto"/>
                <w:right w:val="none" w:sz="0" w:space="0" w:color="auto"/>
              </w:divBdr>
            </w:div>
            <w:div w:id="130250179">
              <w:marLeft w:val="0"/>
              <w:marRight w:val="0"/>
              <w:marTop w:val="0"/>
              <w:marBottom w:val="0"/>
              <w:divBdr>
                <w:top w:val="none" w:sz="0" w:space="0" w:color="auto"/>
                <w:left w:val="none" w:sz="0" w:space="0" w:color="auto"/>
                <w:bottom w:val="none" w:sz="0" w:space="0" w:color="auto"/>
                <w:right w:val="none" w:sz="0" w:space="0" w:color="auto"/>
              </w:divBdr>
            </w:div>
            <w:div w:id="141704906">
              <w:marLeft w:val="0"/>
              <w:marRight w:val="0"/>
              <w:marTop w:val="0"/>
              <w:marBottom w:val="0"/>
              <w:divBdr>
                <w:top w:val="none" w:sz="0" w:space="0" w:color="auto"/>
                <w:left w:val="none" w:sz="0" w:space="0" w:color="auto"/>
                <w:bottom w:val="none" w:sz="0" w:space="0" w:color="auto"/>
                <w:right w:val="none" w:sz="0" w:space="0" w:color="auto"/>
              </w:divBdr>
            </w:div>
            <w:div w:id="164709767">
              <w:marLeft w:val="0"/>
              <w:marRight w:val="0"/>
              <w:marTop w:val="0"/>
              <w:marBottom w:val="0"/>
              <w:divBdr>
                <w:top w:val="none" w:sz="0" w:space="0" w:color="auto"/>
                <w:left w:val="none" w:sz="0" w:space="0" w:color="auto"/>
                <w:bottom w:val="none" w:sz="0" w:space="0" w:color="auto"/>
                <w:right w:val="none" w:sz="0" w:space="0" w:color="auto"/>
              </w:divBdr>
            </w:div>
            <w:div w:id="180894305">
              <w:marLeft w:val="0"/>
              <w:marRight w:val="0"/>
              <w:marTop w:val="0"/>
              <w:marBottom w:val="0"/>
              <w:divBdr>
                <w:top w:val="none" w:sz="0" w:space="0" w:color="auto"/>
                <w:left w:val="none" w:sz="0" w:space="0" w:color="auto"/>
                <w:bottom w:val="none" w:sz="0" w:space="0" w:color="auto"/>
                <w:right w:val="none" w:sz="0" w:space="0" w:color="auto"/>
              </w:divBdr>
            </w:div>
            <w:div w:id="182061028">
              <w:marLeft w:val="0"/>
              <w:marRight w:val="0"/>
              <w:marTop w:val="0"/>
              <w:marBottom w:val="0"/>
              <w:divBdr>
                <w:top w:val="none" w:sz="0" w:space="0" w:color="auto"/>
                <w:left w:val="none" w:sz="0" w:space="0" w:color="auto"/>
                <w:bottom w:val="none" w:sz="0" w:space="0" w:color="auto"/>
                <w:right w:val="none" w:sz="0" w:space="0" w:color="auto"/>
              </w:divBdr>
            </w:div>
            <w:div w:id="198905156">
              <w:marLeft w:val="0"/>
              <w:marRight w:val="0"/>
              <w:marTop w:val="0"/>
              <w:marBottom w:val="0"/>
              <w:divBdr>
                <w:top w:val="none" w:sz="0" w:space="0" w:color="auto"/>
                <w:left w:val="none" w:sz="0" w:space="0" w:color="auto"/>
                <w:bottom w:val="none" w:sz="0" w:space="0" w:color="auto"/>
                <w:right w:val="none" w:sz="0" w:space="0" w:color="auto"/>
              </w:divBdr>
            </w:div>
            <w:div w:id="199367670">
              <w:marLeft w:val="0"/>
              <w:marRight w:val="0"/>
              <w:marTop w:val="0"/>
              <w:marBottom w:val="0"/>
              <w:divBdr>
                <w:top w:val="none" w:sz="0" w:space="0" w:color="auto"/>
                <w:left w:val="none" w:sz="0" w:space="0" w:color="auto"/>
                <w:bottom w:val="none" w:sz="0" w:space="0" w:color="auto"/>
                <w:right w:val="none" w:sz="0" w:space="0" w:color="auto"/>
              </w:divBdr>
            </w:div>
            <w:div w:id="201484410">
              <w:marLeft w:val="0"/>
              <w:marRight w:val="0"/>
              <w:marTop w:val="0"/>
              <w:marBottom w:val="0"/>
              <w:divBdr>
                <w:top w:val="none" w:sz="0" w:space="0" w:color="auto"/>
                <w:left w:val="none" w:sz="0" w:space="0" w:color="auto"/>
                <w:bottom w:val="none" w:sz="0" w:space="0" w:color="auto"/>
                <w:right w:val="none" w:sz="0" w:space="0" w:color="auto"/>
              </w:divBdr>
            </w:div>
            <w:div w:id="234433953">
              <w:marLeft w:val="0"/>
              <w:marRight w:val="0"/>
              <w:marTop w:val="0"/>
              <w:marBottom w:val="0"/>
              <w:divBdr>
                <w:top w:val="none" w:sz="0" w:space="0" w:color="auto"/>
                <w:left w:val="none" w:sz="0" w:space="0" w:color="auto"/>
                <w:bottom w:val="none" w:sz="0" w:space="0" w:color="auto"/>
                <w:right w:val="none" w:sz="0" w:space="0" w:color="auto"/>
              </w:divBdr>
            </w:div>
            <w:div w:id="248271022">
              <w:marLeft w:val="0"/>
              <w:marRight w:val="0"/>
              <w:marTop w:val="0"/>
              <w:marBottom w:val="0"/>
              <w:divBdr>
                <w:top w:val="none" w:sz="0" w:space="0" w:color="auto"/>
                <w:left w:val="none" w:sz="0" w:space="0" w:color="auto"/>
                <w:bottom w:val="none" w:sz="0" w:space="0" w:color="auto"/>
                <w:right w:val="none" w:sz="0" w:space="0" w:color="auto"/>
              </w:divBdr>
            </w:div>
            <w:div w:id="252056067">
              <w:marLeft w:val="0"/>
              <w:marRight w:val="0"/>
              <w:marTop w:val="0"/>
              <w:marBottom w:val="0"/>
              <w:divBdr>
                <w:top w:val="none" w:sz="0" w:space="0" w:color="auto"/>
                <w:left w:val="none" w:sz="0" w:space="0" w:color="auto"/>
                <w:bottom w:val="none" w:sz="0" w:space="0" w:color="auto"/>
                <w:right w:val="none" w:sz="0" w:space="0" w:color="auto"/>
              </w:divBdr>
            </w:div>
            <w:div w:id="283267470">
              <w:marLeft w:val="0"/>
              <w:marRight w:val="0"/>
              <w:marTop w:val="0"/>
              <w:marBottom w:val="0"/>
              <w:divBdr>
                <w:top w:val="none" w:sz="0" w:space="0" w:color="auto"/>
                <w:left w:val="none" w:sz="0" w:space="0" w:color="auto"/>
                <w:bottom w:val="none" w:sz="0" w:space="0" w:color="auto"/>
                <w:right w:val="none" w:sz="0" w:space="0" w:color="auto"/>
              </w:divBdr>
            </w:div>
            <w:div w:id="299961303">
              <w:marLeft w:val="0"/>
              <w:marRight w:val="0"/>
              <w:marTop w:val="0"/>
              <w:marBottom w:val="0"/>
              <w:divBdr>
                <w:top w:val="none" w:sz="0" w:space="0" w:color="auto"/>
                <w:left w:val="none" w:sz="0" w:space="0" w:color="auto"/>
                <w:bottom w:val="none" w:sz="0" w:space="0" w:color="auto"/>
                <w:right w:val="none" w:sz="0" w:space="0" w:color="auto"/>
              </w:divBdr>
            </w:div>
            <w:div w:id="303197745">
              <w:marLeft w:val="0"/>
              <w:marRight w:val="0"/>
              <w:marTop w:val="0"/>
              <w:marBottom w:val="0"/>
              <w:divBdr>
                <w:top w:val="none" w:sz="0" w:space="0" w:color="auto"/>
                <w:left w:val="none" w:sz="0" w:space="0" w:color="auto"/>
                <w:bottom w:val="none" w:sz="0" w:space="0" w:color="auto"/>
                <w:right w:val="none" w:sz="0" w:space="0" w:color="auto"/>
              </w:divBdr>
            </w:div>
            <w:div w:id="304312803">
              <w:marLeft w:val="0"/>
              <w:marRight w:val="0"/>
              <w:marTop w:val="0"/>
              <w:marBottom w:val="0"/>
              <w:divBdr>
                <w:top w:val="none" w:sz="0" w:space="0" w:color="auto"/>
                <w:left w:val="none" w:sz="0" w:space="0" w:color="auto"/>
                <w:bottom w:val="none" w:sz="0" w:space="0" w:color="auto"/>
                <w:right w:val="none" w:sz="0" w:space="0" w:color="auto"/>
              </w:divBdr>
            </w:div>
            <w:div w:id="305664483">
              <w:marLeft w:val="0"/>
              <w:marRight w:val="0"/>
              <w:marTop w:val="0"/>
              <w:marBottom w:val="0"/>
              <w:divBdr>
                <w:top w:val="none" w:sz="0" w:space="0" w:color="auto"/>
                <w:left w:val="none" w:sz="0" w:space="0" w:color="auto"/>
                <w:bottom w:val="none" w:sz="0" w:space="0" w:color="auto"/>
                <w:right w:val="none" w:sz="0" w:space="0" w:color="auto"/>
              </w:divBdr>
            </w:div>
            <w:div w:id="335114714">
              <w:marLeft w:val="0"/>
              <w:marRight w:val="0"/>
              <w:marTop w:val="0"/>
              <w:marBottom w:val="0"/>
              <w:divBdr>
                <w:top w:val="none" w:sz="0" w:space="0" w:color="auto"/>
                <w:left w:val="none" w:sz="0" w:space="0" w:color="auto"/>
                <w:bottom w:val="none" w:sz="0" w:space="0" w:color="auto"/>
                <w:right w:val="none" w:sz="0" w:space="0" w:color="auto"/>
              </w:divBdr>
            </w:div>
            <w:div w:id="336924968">
              <w:marLeft w:val="0"/>
              <w:marRight w:val="0"/>
              <w:marTop w:val="0"/>
              <w:marBottom w:val="0"/>
              <w:divBdr>
                <w:top w:val="none" w:sz="0" w:space="0" w:color="auto"/>
                <w:left w:val="none" w:sz="0" w:space="0" w:color="auto"/>
                <w:bottom w:val="none" w:sz="0" w:space="0" w:color="auto"/>
                <w:right w:val="none" w:sz="0" w:space="0" w:color="auto"/>
              </w:divBdr>
            </w:div>
            <w:div w:id="341863585">
              <w:marLeft w:val="0"/>
              <w:marRight w:val="0"/>
              <w:marTop w:val="0"/>
              <w:marBottom w:val="0"/>
              <w:divBdr>
                <w:top w:val="none" w:sz="0" w:space="0" w:color="auto"/>
                <w:left w:val="none" w:sz="0" w:space="0" w:color="auto"/>
                <w:bottom w:val="none" w:sz="0" w:space="0" w:color="auto"/>
                <w:right w:val="none" w:sz="0" w:space="0" w:color="auto"/>
              </w:divBdr>
            </w:div>
            <w:div w:id="358773549">
              <w:marLeft w:val="0"/>
              <w:marRight w:val="0"/>
              <w:marTop w:val="0"/>
              <w:marBottom w:val="0"/>
              <w:divBdr>
                <w:top w:val="none" w:sz="0" w:space="0" w:color="auto"/>
                <w:left w:val="none" w:sz="0" w:space="0" w:color="auto"/>
                <w:bottom w:val="none" w:sz="0" w:space="0" w:color="auto"/>
                <w:right w:val="none" w:sz="0" w:space="0" w:color="auto"/>
              </w:divBdr>
            </w:div>
            <w:div w:id="368410615">
              <w:marLeft w:val="0"/>
              <w:marRight w:val="0"/>
              <w:marTop w:val="0"/>
              <w:marBottom w:val="0"/>
              <w:divBdr>
                <w:top w:val="none" w:sz="0" w:space="0" w:color="auto"/>
                <w:left w:val="none" w:sz="0" w:space="0" w:color="auto"/>
                <w:bottom w:val="none" w:sz="0" w:space="0" w:color="auto"/>
                <w:right w:val="none" w:sz="0" w:space="0" w:color="auto"/>
              </w:divBdr>
            </w:div>
            <w:div w:id="386995781">
              <w:marLeft w:val="0"/>
              <w:marRight w:val="0"/>
              <w:marTop w:val="0"/>
              <w:marBottom w:val="0"/>
              <w:divBdr>
                <w:top w:val="none" w:sz="0" w:space="0" w:color="auto"/>
                <w:left w:val="none" w:sz="0" w:space="0" w:color="auto"/>
                <w:bottom w:val="none" w:sz="0" w:space="0" w:color="auto"/>
                <w:right w:val="none" w:sz="0" w:space="0" w:color="auto"/>
              </w:divBdr>
            </w:div>
            <w:div w:id="400294884">
              <w:marLeft w:val="0"/>
              <w:marRight w:val="0"/>
              <w:marTop w:val="0"/>
              <w:marBottom w:val="0"/>
              <w:divBdr>
                <w:top w:val="none" w:sz="0" w:space="0" w:color="auto"/>
                <w:left w:val="none" w:sz="0" w:space="0" w:color="auto"/>
                <w:bottom w:val="none" w:sz="0" w:space="0" w:color="auto"/>
                <w:right w:val="none" w:sz="0" w:space="0" w:color="auto"/>
              </w:divBdr>
            </w:div>
            <w:div w:id="407652771">
              <w:marLeft w:val="0"/>
              <w:marRight w:val="0"/>
              <w:marTop w:val="0"/>
              <w:marBottom w:val="0"/>
              <w:divBdr>
                <w:top w:val="none" w:sz="0" w:space="0" w:color="auto"/>
                <w:left w:val="none" w:sz="0" w:space="0" w:color="auto"/>
                <w:bottom w:val="none" w:sz="0" w:space="0" w:color="auto"/>
                <w:right w:val="none" w:sz="0" w:space="0" w:color="auto"/>
              </w:divBdr>
            </w:div>
            <w:div w:id="414324407">
              <w:marLeft w:val="0"/>
              <w:marRight w:val="0"/>
              <w:marTop w:val="0"/>
              <w:marBottom w:val="0"/>
              <w:divBdr>
                <w:top w:val="none" w:sz="0" w:space="0" w:color="auto"/>
                <w:left w:val="none" w:sz="0" w:space="0" w:color="auto"/>
                <w:bottom w:val="none" w:sz="0" w:space="0" w:color="auto"/>
                <w:right w:val="none" w:sz="0" w:space="0" w:color="auto"/>
              </w:divBdr>
            </w:div>
            <w:div w:id="425929999">
              <w:marLeft w:val="0"/>
              <w:marRight w:val="0"/>
              <w:marTop w:val="0"/>
              <w:marBottom w:val="0"/>
              <w:divBdr>
                <w:top w:val="none" w:sz="0" w:space="0" w:color="auto"/>
                <w:left w:val="none" w:sz="0" w:space="0" w:color="auto"/>
                <w:bottom w:val="none" w:sz="0" w:space="0" w:color="auto"/>
                <w:right w:val="none" w:sz="0" w:space="0" w:color="auto"/>
              </w:divBdr>
            </w:div>
            <w:div w:id="441650009">
              <w:marLeft w:val="0"/>
              <w:marRight w:val="0"/>
              <w:marTop w:val="0"/>
              <w:marBottom w:val="0"/>
              <w:divBdr>
                <w:top w:val="none" w:sz="0" w:space="0" w:color="auto"/>
                <w:left w:val="none" w:sz="0" w:space="0" w:color="auto"/>
                <w:bottom w:val="none" w:sz="0" w:space="0" w:color="auto"/>
                <w:right w:val="none" w:sz="0" w:space="0" w:color="auto"/>
              </w:divBdr>
            </w:div>
            <w:div w:id="442306125">
              <w:marLeft w:val="0"/>
              <w:marRight w:val="0"/>
              <w:marTop w:val="0"/>
              <w:marBottom w:val="0"/>
              <w:divBdr>
                <w:top w:val="none" w:sz="0" w:space="0" w:color="auto"/>
                <w:left w:val="none" w:sz="0" w:space="0" w:color="auto"/>
                <w:bottom w:val="none" w:sz="0" w:space="0" w:color="auto"/>
                <w:right w:val="none" w:sz="0" w:space="0" w:color="auto"/>
              </w:divBdr>
            </w:div>
            <w:div w:id="454064778">
              <w:marLeft w:val="0"/>
              <w:marRight w:val="0"/>
              <w:marTop w:val="0"/>
              <w:marBottom w:val="0"/>
              <w:divBdr>
                <w:top w:val="none" w:sz="0" w:space="0" w:color="auto"/>
                <w:left w:val="none" w:sz="0" w:space="0" w:color="auto"/>
                <w:bottom w:val="none" w:sz="0" w:space="0" w:color="auto"/>
                <w:right w:val="none" w:sz="0" w:space="0" w:color="auto"/>
              </w:divBdr>
            </w:div>
            <w:div w:id="461579492">
              <w:marLeft w:val="0"/>
              <w:marRight w:val="0"/>
              <w:marTop w:val="0"/>
              <w:marBottom w:val="0"/>
              <w:divBdr>
                <w:top w:val="none" w:sz="0" w:space="0" w:color="auto"/>
                <w:left w:val="none" w:sz="0" w:space="0" w:color="auto"/>
                <w:bottom w:val="none" w:sz="0" w:space="0" w:color="auto"/>
                <w:right w:val="none" w:sz="0" w:space="0" w:color="auto"/>
              </w:divBdr>
            </w:div>
            <w:div w:id="480658085">
              <w:marLeft w:val="0"/>
              <w:marRight w:val="0"/>
              <w:marTop w:val="0"/>
              <w:marBottom w:val="0"/>
              <w:divBdr>
                <w:top w:val="none" w:sz="0" w:space="0" w:color="auto"/>
                <w:left w:val="none" w:sz="0" w:space="0" w:color="auto"/>
                <w:bottom w:val="none" w:sz="0" w:space="0" w:color="auto"/>
                <w:right w:val="none" w:sz="0" w:space="0" w:color="auto"/>
              </w:divBdr>
            </w:div>
            <w:div w:id="483277820">
              <w:marLeft w:val="0"/>
              <w:marRight w:val="0"/>
              <w:marTop w:val="0"/>
              <w:marBottom w:val="0"/>
              <w:divBdr>
                <w:top w:val="none" w:sz="0" w:space="0" w:color="auto"/>
                <w:left w:val="none" w:sz="0" w:space="0" w:color="auto"/>
                <w:bottom w:val="none" w:sz="0" w:space="0" w:color="auto"/>
                <w:right w:val="none" w:sz="0" w:space="0" w:color="auto"/>
              </w:divBdr>
            </w:div>
            <w:div w:id="484660359">
              <w:marLeft w:val="0"/>
              <w:marRight w:val="0"/>
              <w:marTop w:val="0"/>
              <w:marBottom w:val="0"/>
              <w:divBdr>
                <w:top w:val="none" w:sz="0" w:space="0" w:color="auto"/>
                <w:left w:val="none" w:sz="0" w:space="0" w:color="auto"/>
                <w:bottom w:val="none" w:sz="0" w:space="0" w:color="auto"/>
                <w:right w:val="none" w:sz="0" w:space="0" w:color="auto"/>
              </w:divBdr>
            </w:div>
            <w:div w:id="502093528">
              <w:marLeft w:val="0"/>
              <w:marRight w:val="0"/>
              <w:marTop w:val="0"/>
              <w:marBottom w:val="0"/>
              <w:divBdr>
                <w:top w:val="none" w:sz="0" w:space="0" w:color="auto"/>
                <w:left w:val="none" w:sz="0" w:space="0" w:color="auto"/>
                <w:bottom w:val="none" w:sz="0" w:space="0" w:color="auto"/>
                <w:right w:val="none" w:sz="0" w:space="0" w:color="auto"/>
              </w:divBdr>
            </w:div>
            <w:div w:id="510993870">
              <w:marLeft w:val="0"/>
              <w:marRight w:val="0"/>
              <w:marTop w:val="0"/>
              <w:marBottom w:val="0"/>
              <w:divBdr>
                <w:top w:val="none" w:sz="0" w:space="0" w:color="auto"/>
                <w:left w:val="none" w:sz="0" w:space="0" w:color="auto"/>
                <w:bottom w:val="none" w:sz="0" w:space="0" w:color="auto"/>
                <w:right w:val="none" w:sz="0" w:space="0" w:color="auto"/>
              </w:divBdr>
            </w:div>
            <w:div w:id="516847761">
              <w:marLeft w:val="0"/>
              <w:marRight w:val="0"/>
              <w:marTop w:val="0"/>
              <w:marBottom w:val="0"/>
              <w:divBdr>
                <w:top w:val="none" w:sz="0" w:space="0" w:color="auto"/>
                <w:left w:val="none" w:sz="0" w:space="0" w:color="auto"/>
                <w:bottom w:val="none" w:sz="0" w:space="0" w:color="auto"/>
                <w:right w:val="none" w:sz="0" w:space="0" w:color="auto"/>
              </w:divBdr>
            </w:div>
            <w:div w:id="517931790">
              <w:marLeft w:val="0"/>
              <w:marRight w:val="0"/>
              <w:marTop w:val="0"/>
              <w:marBottom w:val="0"/>
              <w:divBdr>
                <w:top w:val="none" w:sz="0" w:space="0" w:color="auto"/>
                <w:left w:val="none" w:sz="0" w:space="0" w:color="auto"/>
                <w:bottom w:val="none" w:sz="0" w:space="0" w:color="auto"/>
                <w:right w:val="none" w:sz="0" w:space="0" w:color="auto"/>
              </w:divBdr>
            </w:div>
            <w:div w:id="522936805">
              <w:marLeft w:val="0"/>
              <w:marRight w:val="0"/>
              <w:marTop w:val="0"/>
              <w:marBottom w:val="0"/>
              <w:divBdr>
                <w:top w:val="none" w:sz="0" w:space="0" w:color="auto"/>
                <w:left w:val="none" w:sz="0" w:space="0" w:color="auto"/>
                <w:bottom w:val="none" w:sz="0" w:space="0" w:color="auto"/>
                <w:right w:val="none" w:sz="0" w:space="0" w:color="auto"/>
              </w:divBdr>
            </w:div>
            <w:div w:id="529492542">
              <w:marLeft w:val="0"/>
              <w:marRight w:val="0"/>
              <w:marTop w:val="0"/>
              <w:marBottom w:val="0"/>
              <w:divBdr>
                <w:top w:val="none" w:sz="0" w:space="0" w:color="auto"/>
                <w:left w:val="none" w:sz="0" w:space="0" w:color="auto"/>
                <w:bottom w:val="none" w:sz="0" w:space="0" w:color="auto"/>
                <w:right w:val="none" w:sz="0" w:space="0" w:color="auto"/>
              </w:divBdr>
            </w:div>
            <w:div w:id="540242757">
              <w:marLeft w:val="0"/>
              <w:marRight w:val="0"/>
              <w:marTop w:val="0"/>
              <w:marBottom w:val="0"/>
              <w:divBdr>
                <w:top w:val="none" w:sz="0" w:space="0" w:color="auto"/>
                <w:left w:val="none" w:sz="0" w:space="0" w:color="auto"/>
                <w:bottom w:val="none" w:sz="0" w:space="0" w:color="auto"/>
                <w:right w:val="none" w:sz="0" w:space="0" w:color="auto"/>
              </w:divBdr>
            </w:div>
            <w:div w:id="558711264">
              <w:marLeft w:val="0"/>
              <w:marRight w:val="0"/>
              <w:marTop w:val="0"/>
              <w:marBottom w:val="0"/>
              <w:divBdr>
                <w:top w:val="none" w:sz="0" w:space="0" w:color="auto"/>
                <w:left w:val="none" w:sz="0" w:space="0" w:color="auto"/>
                <w:bottom w:val="none" w:sz="0" w:space="0" w:color="auto"/>
                <w:right w:val="none" w:sz="0" w:space="0" w:color="auto"/>
              </w:divBdr>
            </w:div>
            <w:div w:id="567422441">
              <w:marLeft w:val="0"/>
              <w:marRight w:val="0"/>
              <w:marTop w:val="0"/>
              <w:marBottom w:val="0"/>
              <w:divBdr>
                <w:top w:val="none" w:sz="0" w:space="0" w:color="auto"/>
                <w:left w:val="none" w:sz="0" w:space="0" w:color="auto"/>
                <w:bottom w:val="none" w:sz="0" w:space="0" w:color="auto"/>
                <w:right w:val="none" w:sz="0" w:space="0" w:color="auto"/>
              </w:divBdr>
            </w:div>
            <w:div w:id="567542825">
              <w:marLeft w:val="0"/>
              <w:marRight w:val="0"/>
              <w:marTop w:val="0"/>
              <w:marBottom w:val="0"/>
              <w:divBdr>
                <w:top w:val="none" w:sz="0" w:space="0" w:color="auto"/>
                <w:left w:val="none" w:sz="0" w:space="0" w:color="auto"/>
                <w:bottom w:val="none" w:sz="0" w:space="0" w:color="auto"/>
                <w:right w:val="none" w:sz="0" w:space="0" w:color="auto"/>
              </w:divBdr>
            </w:div>
            <w:div w:id="586156124">
              <w:marLeft w:val="0"/>
              <w:marRight w:val="0"/>
              <w:marTop w:val="0"/>
              <w:marBottom w:val="0"/>
              <w:divBdr>
                <w:top w:val="none" w:sz="0" w:space="0" w:color="auto"/>
                <w:left w:val="none" w:sz="0" w:space="0" w:color="auto"/>
                <w:bottom w:val="none" w:sz="0" w:space="0" w:color="auto"/>
                <w:right w:val="none" w:sz="0" w:space="0" w:color="auto"/>
              </w:divBdr>
            </w:div>
            <w:div w:id="594704525">
              <w:marLeft w:val="0"/>
              <w:marRight w:val="0"/>
              <w:marTop w:val="0"/>
              <w:marBottom w:val="0"/>
              <w:divBdr>
                <w:top w:val="none" w:sz="0" w:space="0" w:color="auto"/>
                <w:left w:val="none" w:sz="0" w:space="0" w:color="auto"/>
                <w:bottom w:val="none" w:sz="0" w:space="0" w:color="auto"/>
                <w:right w:val="none" w:sz="0" w:space="0" w:color="auto"/>
              </w:divBdr>
            </w:div>
            <w:div w:id="609434517">
              <w:marLeft w:val="0"/>
              <w:marRight w:val="0"/>
              <w:marTop w:val="0"/>
              <w:marBottom w:val="0"/>
              <w:divBdr>
                <w:top w:val="none" w:sz="0" w:space="0" w:color="auto"/>
                <w:left w:val="none" w:sz="0" w:space="0" w:color="auto"/>
                <w:bottom w:val="none" w:sz="0" w:space="0" w:color="auto"/>
                <w:right w:val="none" w:sz="0" w:space="0" w:color="auto"/>
              </w:divBdr>
            </w:div>
            <w:div w:id="610013445">
              <w:marLeft w:val="0"/>
              <w:marRight w:val="0"/>
              <w:marTop w:val="0"/>
              <w:marBottom w:val="0"/>
              <w:divBdr>
                <w:top w:val="none" w:sz="0" w:space="0" w:color="auto"/>
                <w:left w:val="none" w:sz="0" w:space="0" w:color="auto"/>
                <w:bottom w:val="none" w:sz="0" w:space="0" w:color="auto"/>
                <w:right w:val="none" w:sz="0" w:space="0" w:color="auto"/>
              </w:divBdr>
            </w:div>
            <w:div w:id="615333720">
              <w:marLeft w:val="0"/>
              <w:marRight w:val="0"/>
              <w:marTop w:val="0"/>
              <w:marBottom w:val="0"/>
              <w:divBdr>
                <w:top w:val="none" w:sz="0" w:space="0" w:color="auto"/>
                <w:left w:val="none" w:sz="0" w:space="0" w:color="auto"/>
                <w:bottom w:val="none" w:sz="0" w:space="0" w:color="auto"/>
                <w:right w:val="none" w:sz="0" w:space="0" w:color="auto"/>
              </w:divBdr>
            </w:div>
            <w:div w:id="615913844">
              <w:marLeft w:val="0"/>
              <w:marRight w:val="0"/>
              <w:marTop w:val="0"/>
              <w:marBottom w:val="0"/>
              <w:divBdr>
                <w:top w:val="none" w:sz="0" w:space="0" w:color="auto"/>
                <w:left w:val="none" w:sz="0" w:space="0" w:color="auto"/>
                <w:bottom w:val="none" w:sz="0" w:space="0" w:color="auto"/>
                <w:right w:val="none" w:sz="0" w:space="0" w:color="auto"/>
              </w:divBdr>
            </w:div>
            <w:div w:id="618267996">
              <w:marLeft w:val="0"/>
              <w:marRight w:val="0"/>
              <w:marTop w:val="0"/>
              <w:marBottom w:val="0"/>
              <w:divBdr>
                <w:top w:val="none" w:sz="0" w:space="0" w:color="auto"/>
                <w:left w:val="none" w:sz="0" w:space="0" w:color="auto"/>
                <w:bottom w:val="none" w:sz="0" w:space="0" w:color="auto"/>
                <w:right w:val="none" w:sz="0" w:space="0" w:color="auto"/>
              </w:divBdr>
            </w:div>
            <w:div w:id="663583552">
              <w:marLeft w:val="0"/>
              <w:marRight w:val="0"/>
              <w:marTop w:val="0"/>
              <w:marBottom w:val="0"/>
              <w:divBdr>
                <w:top w:val="none" w:sz="0" w:space="0" w:color="auto"/>
                <w:left w:val="none" w:sz="0" w:space="0" w:color="auto"/>
                <w:bottom w:val="none" w:sz="0" w:space="0" w:color="auto"/>
                <w:right w:val="none" w:sz="0" w:space="0" w:color="auto"/>
              </w:divBdr>
            </w:div>
            <w:div w:id="665136617">
              <w:marLeft w:val="0"/>
              <w:marRight w:val="0"/>
              <w:marTop w:val="0"/>
              <w:marBottom w:val="0"/>
              <w:divBdr>
                <w:top w:val="none" w:sz="0" w:space="0" w:color="auto"/>
                <w:left w:val="none" w:sz="0" w:space="0" w:color="auto"/>
                <w:bottom w:val="none" w:sz="0" w:space="0" w:color="auto"/>
                <w:right w:val="none" w:sz="0" w:space="0" w:color="auto"/>
              </w:divBdr>
            </w:div>
            <w:div w:id="669215345">
              <w:marLeft w:val="0"/>
              <w:marRight w:val="0"/>
              <w:marTop w:val="0"/>
              <w:marBottom w:val="0"/>
              <w:divBdr>
                <w:top w:val="none" w:sz="0" w:space="0" w:color="auto"/>
                <w:left w:val="none" w:sz="0" w:space="0" w:color="auto"/>
                <w:bottom w:val="none" w:sz="0" w:space="0" w:color="auto"/>
                <w:right w:val="none" w:sz="0" w:space="0" w:color="auto"/>
              </w:divBdr>
            </w:div>
            <w:div w:id="699866957">
              <w:marLeft w:val="0"/>
              <w:marRight w:val="0"/>
              <w:marTop w:val="0"/>
              <w:marBottom w:val="0"/>
              <w:divBdr>
                <w:top w:val="none" w:sz="0" w:space="0" w:color="auto"/>
                <w:left w:val="none" w:sz="0" w:space="0" w:color="auto"/>
                <w:bottom w:val="none" w:sz="0" w:space="0" w:color="auto"/>
                <w:right w:val="none" w:sz="0" w:space="0" w:color="auto"/>
              </w:divBdr>
            </w:div>
            <w:div w:id="705717586">
              <w:marLeft w:val="0"/>
              <w:marRight w:val="0"/>
              <w:marTop w:val="0"/>
              <w:marBottom w:val="0"/>
              <w:divBdr>
                <w:top w:val="none" w:sz="0" w:space="0" w:color="auto"/>
                <w:left w:val="none" w:sz="0" w:space="0" w:color="auto"/>
                <w:bottom w:val="none" w:sz="0" w:space="0" w:color="auto"/>
                <w:right w:val="none" w:sz="0" w:space="0" w:color="auto"/>
              </w:divBdr>
            </w:div>
            <w:div w:id="711613065">
              <w:marLeft w:val="0"/>
              <w:marRight w:val="0"/>
              <w:marTop w:val="0"/>
              <w:marBottom w:val="0"/>
              <w:divBdr>
                <w:top w:val="none" w:sz="0" w:space="0" w:color="auto"/>
                <w:left w:val="none" w:sz="0" w:space="0" w:color="auto"/>
                <w:bottom w:val="none" w:sz="0" w:space="0" w:color="auto"/>
                <w:right w:val="none" w:sz="0" w:space="0" w:color="auto"/>
              </w:divBdr>
            </w:div>
            <w:div w:id="712776252">
              <w:marLeft w:val="0"/>
              <w:marRight w:val="0"/>
              <w:marTop w:val="0"/>
              <w:marBottom w:val="0"/>
              <w:divBdr>
                <w:top w:val="none" w:sz="0" w:space="0" w:color="auto"/>
                <w:left w:val="none" w:sz="0" w:space="0" w:color="auto"/>
                <w:bottom w:val="none" w:sz="0" w:space="0" w:color="auto"/>
                <w:right w:val="none" w:sz="0" w:space="0" w:color="auto"/>
              </w:divBdr>
            </w:div>
            <w:div w:id="718238492">
              <w:marLeft w:val="0"/>
              <w:marRight w:val="0"/>
              <w:marTop w:val="0"/>
              <w:marBottom w:val="0"/>
              <w:divBdr>
                <w:top w:val="none" w:sz="0" w:space="0" w:color="auto"/>
                <w:left w:val="none" w:sz="0" w:space="0" w:color="auto"/>
                <w:bottom w:val="none" w:sz="0" w:space="0" w:color="auto"/>
                <w:right w:val="none" w:sz="0" w:space="0" w:color="auto"/>
              </w:divBdr>
            </w:div>
            <w:div w:id="722752177">
              <w:marLeft w:val="0"/>
              <w:marRight w:val="0"/>
              <w:marTop w:val="0"/>
              <w:marBottom w:val="0"/>
              <w:divBdr>
                <w:top w:val="none" w:sz="0" w:space="0" w:color="auto"/>
                <w:left w:val="none" w:sz="0" w:space="0" w:color="auto"/>
                <w:bottom w:val="none" w:sz="0" w:space="0" w:color="auto"/>
                <w:right w:val="none" w:sz="0" w:space="0" w:color="auto"/>
              </w:divBdr>
            </w:div>
            <w:div w:id="727344274">
              <w:marLeft w:val="0"/>
              <w:marRight w:val="0"/>
              <w:marTop w:val="0"/>
              <w:marBottom w:val="0"/>
              <w:divBdr>
                <w:top w:val="none" w:sz="0" w:space="0" w:color="auto"/>
                <w:left w:val="none" w:sz="0" w:space="0" w:color="auto"/>
                <w:bottom w:val="none" w:sz="0" w:space="0" w:color="auto"/>
                <w:right w:val="none" w:sz="0" w:space="0" w:color="auto"/>
              </w:divBdr>
            </w:div>
            <w:div w:id="731586188">
              <w:marLeft w:val="0"/>
              <w:marRight w:val="0"/>
              <w:marTop w:val="0"/>
              <w:marBottom w:val="0"/>
              <w:divBdr>
                <w:top w:val="none" w:sz="0" w:space="0" w:color="auto"/>
                <w:left w:val="none" w:sz="0" w:space="0" w:color="auto"/>
                <w:bottom w:val="none" w:sz="0" w:space="0" w:color="auto"/>
                <w:right w:val="none" w:sz="0" w:space="0" w:color="auto"/>
              </w:divBdr>
            </w:div>
            <w:div w:id="752240411">
              <w:marLeft w:val="0"/>
              <w:marRight w:val="0"/>
              <w:marTop w:val="0"/>
              <w:marBottom w:val="0"/>
              <w:divBdr>
                <w:top w:val="none" w:sz="0" w:space="0" w:color="auto"/>
                <w:left w:val="none" w:sz="0" w:space="0" w:color="auto"/>
                <w:bottom w:val="none" w:sz="0" w:space="0" w:color="auto"/>
                <w:right w:val="none" w:sz="0" w:space="0" w:color="auto"/>
              </w:divBdr>
            </w:div>
            <w:div w:id="756563450">
              <w:marLeft w:val="0"/>
              <w:marRight w:val="0"/>
              <w:marTop w:val="0"/>
              <w:marBottom w:val="0"/>
              <w:divBdr>
                <w:top w:val="none" w:sz="0" w:space="0" w:color="auto"/>
                <w:left w:val="none" w:sz="0" w:space="0" w:color="auto"/>
                <w:bottom w:val="none" w:sz="0" w:space="0" w:color="auto"/>
                <w:right w:val="none" w:sz="0" w:space="0" w:color="auto"/>
              </w:divBdr>
            </w:div>
            <w:div w:id="758721558">
              <w:marLeft w:val="0"/>
              <w:marRight w:val="0"/>
              <w:marTop w:val="0"/>
              <w:marBottom w:val="0"/>
              <w:divBdr>
                <w:top w:val="none" w:sz="0" w:space="0" w:color="auto"/>
                <w:left w:val="none" w:sz="0" w:space="0" w:color="auto"/>
                <w:bottom w:val="none" w:sz="0" w:space="0" w:color="auto"/>
                <w:right w:val="none" w:sz="0" w:space="0" w:color="auto"/>
              </w:divBdr>
            </w:div>
            <w:div w:id="761949351">
              <w:marLeft w:val="0"/>
              <w:marRight w:val="0"/>
              <w:marTop w:val="0"/>
              <w:marBottom w:val="0"/>
              <w:divBdr>
                <w:top w:val="none" w:sz="0" w:space="0" w:color="auto"/>
                <w:left w:val="none" w:sz="0" w:space="0" w:color="auto"/>
                <w:bottom w:val="none" w:sz="0" w:space="0" w:color="auto"/>
                <w:right w:val="none" w:sz="0" w:space="0" w:color="auto"/>
              </w:divBdr>
            </w:div>
            <w:div w:id="765347656">
              <w:marLeft w:val="0"/>
              <w:marRight w:val="0"/>
              <w:marTop w:val="0"/>
              <w:marBottom w:val="0"/>
              <w:divBdr>
                <w:top w:val="none" w:sz="0" w:space="0" w:color="auto"/>
                <w:left w:val="none" w:sz="0" w:space="0" w:color="auto"/>
                <w:bottom w:val="none" w:sz="0" w:space="0" w:color="auto"/>
                <w:right w:val="none" w:sz="0" w:space="0" w:color="auto"/>
              </w:divBdr>
            </w:div>
            <w:div w:id="768504906">
              <w:marLeft w:val="0"/>
              <w:marRight w:val="0"/>
              <w:marTop w:val="0"/>
              <w:marBottom w:val="0"/>
              <w:divBdr>
                <w:top w:val="none" w:sz="0" w:space="0" w:color="auto"/>
                <w:left w:val="none" w:sz="0" w:space="0" w:color="auto"/>
                <w:bottom w:val="none" w:sz="0" w:space="0" w:color="auto"/>
                <w:right w:val="none" w:sz="0" w:space="0" w:color="auto"/>
              </w:divBdr>
            </w:div>
            <w:div w:id="776218556">
              <w:marLeft w:val="0"/>
              <w:marRight w:val="0"/>
              <w:marTop w:val="0"/>
              <w:marBottom w:val="0"/>
              <w:divBdr>
                <w:top w:val="none" w:sz="0" w:space="0" w:color="auto"/>
                <w:left w:val="none" w:sz="0" w:space="0" w:color="auto"/>
                <w:bottom w:val="none" w:sz="0" w:space="0" w:color="auto"/>
                <w:right w:val="none" w:sz="0" w:space="0" w:color="auto"/>
              </w:divBdr>
            </w:div>
            <w:div w:id="791509897">
              <w:marLeft w:val="0"/>
              <w:marRight w:val="0"/>
              <w:marTop w:val="0"/>
              <w:marBottom w:val="0"/>
              <w:divBdr>
                <w:top w:val="none" w:sz="0" w:space="0" w:color="auto"/>
                <w:left w:val="none" w:sz="0" w:space="0" w:color="auto"/>
                <w:bottom w:val="none" w:sz="0" w:space="0" w:color="auto"/>
                <w:right w:val="none" w:sz="0" w:space="0" w:color="auto"/>
              </w:divBdr>
            </w:div>
            <w:div w:id="799767920">
              <w:marLeft w:val="0"/>
              <w:marRight w:val="0"/>
              <w:marTop w:val="0"/>
              <w:marBottom w:val="0"/>
              <w:divBdr>
                <w:top w:val="none" w:sz="0" w:space="0" w:color="auto"/>
                <w:left w:val="none" w:sz="0" w:space="0" w:color="auto"/>
                <w:bottom w:val="none" w:sz="0" w:space="0" w:color="auto"/>
                <w:right w:val="none" w:sz="0" w:space="0" w:color="auto"/>
              </w:divBdr>
            </w:div>
            <w:div w:id="809129415">
              <w:marLeft w:val="0"/>
              <w:marRight w:val="0"/>
              <w:marTop w:val="0"/>
              <w:marBottom w:val="0"/>
              <w:divBdr>
                <w:top w:val="none" w:sz="0" w:space="0" w:color="auto"/>
                <w:left w:val="none" w:sz="0" w:space="0" w:color="auto"/>
                <w:bottom w:val="none" w:sz="0" w:space="0" w:color="auto"/>
                <w:right w:val="none" w:sz="0" w:space="0" w:color="auto"/>
              </w:divBdr>
            </w:div>
            <w:div w:id="820270924">
              <w:marLeft w:val="0"/>
              <w:marRight w:val="0"/>
              <w:marTop w:val="0"/>
              <w:marBottom w:val="0"/>
              <w:divBdr>
                <w:top w:val="none" w:sz="0" w:space="0" w:color="auto"/>
                <w:left w:val="none" w:sz="0" w:space="0" w:color="auto"/>
                <w:bottom w:val="none" w:sz="0" w:space="0" w:color="auto"/>
                <w:right w:val="none" w:sz="0" w:space="0" w:color="auto"/>
              </w:divBdr>
            </w:div>
            <w:div w:id="824203341">
              <w:marLeft w:val="0"/>
              <w:marRight w:val="0"/>
              <w:marTop w:val="0"/>
              <w:marBottom w:val="0"/>
              <w:divBdr>
                <w:top w:val="none" w:sz="0" w:space="0" w:color="auto"/>
                <w:left w:val="none" w:sz="0" w:space="0" w:color="auto"/>
                <w:bottom w:val="none" w:sz="0" w:space="0" w:color="auto"/>
                <w:right w:val="none" w:sz="0" w:space="0" w:color="auto"/>
              </w:divBdr>
            </w:div>
            <w:div w:id="832066761">
              <w:marLeft w:val="0"/>
              <w:marRight w:val="0"/>
              <w:marTop w:val="0"/>
              <w:marBottom w:val="0"/>
              <w:divBdr>
                <w:top w:val="none" w:sz="0" w:space="0" w:color="auto"/>
                <w:left w:val="none" w:sz="0" w:space="0" w:color="auto"/>
                <w:bottom w:val="none" w:sz="0" w:space="0" w:color="auto"/>
                <w:right w:val="none" w:sz="0" w:space="0" w:color="auto"/>
              </w:divBdr>
            </w:div>
            <w:div w:id="836311094">
              <w:marLeft w:val="0"/>
              <w:marRight w:val="0"/>
              <w:marTop w:val="0"/>
              <w:marBottom w:val="0"/>
              <w:divBdr>
                <w:top w:val="none" w:sz="0" w:space="0" w:color="auto"/>
                <w:left w:val="none" w:sz="0" w:space="0" w:color="auto"/>
                <w:bottom w:val="none" w:sz="0" w:space="0" w:color="auto"/>
                <w:right w:val="none" w:sz="0" w:space="0" w:color="auto"/>
              </w:divBdr>
            </w:div>
            <w:div w:id="864634018">
              <w:marLeft w:val="0"/>
              <w:marRight w:val="0"/>
              <w:marTop w:val="0"/>
              <w:marBottom w:val="0"/>
              <w:divBdr>
                <w:top w:val="none" w:sz="0" w:space="0" w:color="auto"/>
                <w:left w:val="none" w:sz="0" w:space="0" w:color="auto"/>
                <w:bottom w:val="none" w:sz="0" w:space="0" w:color="auto"/>
                <w:right w:val="none" w:sz="0" w:space="0" w:color="auto"/>
              </w:divBdr>
            </w:div>
            <w:div w:id="872888151">
              <w:marLeft w:val="0"/>
              <w:marRight w:val="0"/>
              <w:marTop w:val="0"/>
              <w:marBottom w:val="0"/>
              <w:divBdr>
                <w:top w:val="none" w:sz="0" w:space="0" w:color="auto"/>
                <w:left w:val="none" w:sz="0" w:space="0" w:color="auto"/>
                <w:bottom w:val="none" w:sz="0" w:space="0" w:color="auto"/>
                <w:right w:val="none" w:sz="0" w:space="0" w:color="auto"/>
              </w:divBdr>
            </w:div>
            <w:div w:id="888881678">
              <w:marLeft w:val="0"/>
              <w:marRight w:val="0"/>
              <w:marTop w:val="0"/>
              <w:marBottom w:val="0"/>
              <w:divBdr>
                <w:top w:val="none" w:sz="0" w:space="0" w:color="auto"/>
                <w:left w:val="none" w:sz="0" w:space="0" w:color="auto"/>
                <w:bottom w:val="none" w:sz="0" w:space="0" w:color="auto"/>
                <w:right w:val="none" w:sz="0" w:space="0" w:color="auto"/>
              </w:divBdr>
            </w:div>
            <w:div w:id="896360056">
              <w:marLeft w:val="0"/>
              <w:marRight w:val="0"/>
              <w:marTop w:val="0"/>
              <w:marBottom w:val="0"/>
              <w:divBdr>
                <w:top w:val="none" w:sz="0" w:space="0" w:color="auto"/>
                <w:left w:val="none" w:sz="0" w:space="0" w:color="auto"/>
                <w:bottom w:val="none" w:sz="0" w:space="0" w:color="auto"/>
                <w:right w:val="none" w:sz="0" w:space="0" w:color="auto"/>
              </w:divBdr>
            </w:div>
            <w:div w:id="897279103">
              <w:marLeft w:val="0"/>
              <w:marRight w:val="0"/>
              <w:marTop w:val="0"/>
              <w:marBottom w:val="0"/>
              <w:divBdr>
                <w:top w:val="none" w:sz="0" w:space="0" w:color="auto"/>
                <w:left w:val="none" w:sz="0" w:space="0" w:color="auto"/>
                <w:bottom w:val="none" w:sz="0" w:space="0" w:color="auto"/>
                <w:right w:val="none" w:sz="0" w:space="0" w:color="auto"/>
              </w:divBdr>
            </w:div>
            <w:div w:id="914971225">
              <w:marLeft w:val="0"/>
              <w:marRight w:val="0"/>
              <w:marTop w:val="0"/>
              <w:marBottom w:val="0"/>
              <w:divBdr>
                <w:top w:val="none" w:sz="0" w:space="0" w:color="auto"/>
                <w:left w:val="none" w:sz="0" w:space="0" w:color="auto"/>
                <w:bottom w:val="none" w:sz="0" w:space="0" w:color="auto"/>
                <w:right w:val="none" w:sz="0" w:space="0" w:color="auto"/>
              </w:divBdr>
            </w:div>
            <w:div w:id="920407800">
              <w:marLeft w:val="0"/>
              <w:marRight w:val="0"/>
              <w:marTop w:val="0"/>
              <w:marBottom w:val="0"/>
              <w:divBdr>
                <w:top w:val="none" w:sz="0" w:space="0" w:color="auto"/>
                <w:left w:val="none" w:sz="0" w:space="0" w:color="auto"/>
                <w:bottom w:val="none" w:sz="0" w:space="0" w:color="auto"/>
                <w:right w:val="none" w:sz="0" w:space="0" w:color="auto"/>
              </w:divBdr>
            </w:div>
            <w:div w:id="931856563">
              <w:marLeft w:val="0"/>
              <w:marRight w:val="0"/>
              <w:marTop w:val="0"/>
              <w:marBottom w:val="0"/>
              <w:divBdr>
                <w:top w:val="none" w:sz="0" w:space="0" w:color="auto"/>
                <w:left w:val="none" w:sz="0" w:space="0" w:color="auto"/>
                <w:bottom w:val="none" w:sz="0" w:space="0" w:color="auto"/>
                <w:right w:val="none" w:sz="0" w:space="0" w:color="auto"/>
              </w:divBdr>
            </w:div>
            <w:div w:id="939531749">
              <w:marLeft w:val="0"/>
              <w:marRight w:val="0"/>
              <w:marTop w:val="0"/>
              <w:marBottom w:val="0"/>
              <w:divBdr>
                <w:top w:val="none" w:sz="0" w:space="0" w:color="auto"/>
                <w:left w:val="none" w:sz="0" w:space="0" w:color="auto"/>
                <w:bottom w:val="none" w:sz="0" w:space="0" w:color="auto"/>
                <w:right w:val="none" w:sz="0" w:space="0" w:color="auto"/>
              </w:divBdr>
            </w:div>
            <w:div w:id="940993885">
              <w:marLeft w:val="0"/>
              <w:marRight w:val="0"/>
              <w:marTop w:val="0"/>
              <w:marBottom w:val="0"/>
              <w:divBdr>
                <w:top w:val="none" w:sz="0" w:space="0" w:color="auto"/>
                <w:left w:val="none" w:sz="0" w:space="0" w:color="auto"/>
                <w:bottom w:val="none" w:sz="0" w:space="0" w:color="auto"/>
                <w:right w:val="none" w:sz="0" w:space="0" w:color="auto"/>
              </w:divBdr>
            </w:div>
            <w:div w:id="952901413">
              <w:marLeft w:val="0"/>
              <w:marRight w:val="0"/>
              <w:marTop w:val="0"/>
              <w:marBottom w:val="0"/>
              <w:divBdr>
                <w:top w:val="none" w:sz="0" w:space="0" w:color="auto"/>
                <w:left w:val="none" w:sz="0" w:space="0" w:color="auto"/>
                <w:bottom w:val="none" w:sz="0" w:space="0" w:color="auto"/>
                <w:right w:val="none" w:sz="0" w:space="0" w:color="auto"/>
              </w:divBdr>
            </w:div>
            <w:div w:id="955987984">
              <w:marLeft w:val="0"/>
              <w:marRight w:val="0"/>
              <w:marTop w:val="0"/>
              <w:marBottom w:val="0"/>
              <w:divBdr>
                <w:top w:val="none" w:sz="0" w:space="0" w:color="auto"/>
                <w:left w:val="none" w:sz="0" w:space="0" w:color="auto"/>
                <w:bottom w:val="none" w:sz="0" w:space="0" w:color="auto"/>
                <w:right w:val="none" w:sz="0" w:space="0" w:color="auto"/>
              </w:divBdr>
            </w:div>
            <w:div w:id="956646061">
              <w:marLeft w:val="0"/>
              <w:marRight w:val="0"/>
              <w:marTop w:val="0"/>
              <w:marBottom w:val="0"/>
              <w:divBdr>
                <w:top w:val="none" w:sz="0" w:space="0" w:color="auto"/>
                <w:left w:val="none" w:sz="0" w:space="0" w:color="auto"/>
                <w:bottom w:val="none" w:sz="0" w:space="0" w:color="auto"/>
                <w:right w:val="none" w:sz="0" w:space="0" w:color="auto"/>
              </w:divBdr>
            </w:div>
            <w:div w:id="957494150">
              <w:marLeft w:val="0"/>
              <w:marRight w:val="0"/>
              <w:marTop w:val="0"/>
              <w:marBottom w:val="0"/>
              <w:divBdr>
                <w:top w:val="none" w:sz="0" w:space="0" w:color="auto"/>
                <w:left w:val="none" w:sz="0" w:space="0" w:color="auto"/>
                <w:bottom w:val="none" w:sz="0" w:space="0" w:color="auto"/>
                <w:right w:val="none" w:sz="0" w:space="0" w:color="auto"/>
              </w:divBdr>
            </w:div>
            <w:div w:id="962227897">
              <w:marLeft w:val="0"/>
              <w:marRight w:val="0"/>
              <w:marTop w:val="0"/>
              <w:marBottom w:val="0"/>
              <w:divBdr>
                <w:top w:val="none" w:sz="0" w:space="0" w:color="auto"/>
                <w:left w:val="none" w:sz="0" w:space="0" w:color="auto"/>
                <w:bottom w:val="none" w:sz="0" w:space="0" w:color="auto"/>
                <w:right w:val="none" w:sz="0" w:space="0" w:color="auto"/>
              </w:divBdr>
            </w:div>
            <w:div w:id="964657012">
              <w:marLeft w:val="0"/>
              <w:marRight w:val="0"/>
              <w:marTop w:val="0"/>
              <w:marBottom w:val="0"/>
              <w:divBdr>
                <w:top w:val="none" w:sz="0" w:space="0" w:color="auto"/>
                <w:left w:val="none" w:sz="0" w:space="0" w:color="auto"/>
                <w:bottom w:val="none" w:sz="0" w:space="0" w:color="auto"/>
                <w:right w:val="none" w:sz="0" w:space="0" w:color="auto"/>
              </w:divBdr>
            </w:div>
            <w:div w:id="965701471">
              <w:marLeft w:val="0"/>
              <w:marRight w:val="0"/>
              <w:marTop w:val="0"/>
              <w:marBottom w:val="0"/>
              <w:divBdr>
                <w:top w:val="none" w:sz="0" w:space="0" w:color="auto"/>
                <w:left w:val="none" w:sz="0" w:space="0" w:color="auto"/>
                <w:bottom w:val="none" w:sz="0" w:space="0" w:color="auto"/>
                <w:right w:val="none" w:sz="0" w:space="0" w:color="auto"/>
              </w:divBdr>
            </w:div>
            <w:div w:id="975450221">
              <w:marLeft w:val="0"/>
              <w:marRight w:val="0"/>
              <w:marTop w:val="0"/>
              <w:marBottom w:val="0"/>
              <w:divBdr>
                <w:top w:val="none" w:sz="0" w:space="0" w:color="auto"/>
                <w:left w:val="none" w:sz="0" w:space="0" w:color="auto"/>
                <w:bottom w:val="none" w:sz="0" w:space="0" w:color="auto"/>
                <w:right w:val="none" w:sz="0" w:space="0" w:color="auto"/>
              </w:divBdr>
            </w:div>
            <w:div w:id="978388524">
              <w:marLeft w:val="0"/>
              <w:marRight w:val="0"/>
              <w:marTop w:val="0"/>
              <w:marBottom w:val="0"/>
              <w:divBdr>
                <w:top w:val="none" w:sz="0" w:space="0" w:color="auto"/>
                <w:left w:val="none" w:sz="0" w:space="0" w:color="auto"/>
                <w:bottom w:val="none" w:sz="0" w:space="0" w:color="auto"/>
                <w:right w:val="none" w:sz="0" w:space="0" w:color="auto"/>
              </w:divBdr>
            </w:div>
            <w:div w:id="988482594">
              <w:marLeft w:val="0"/>
              <w:marRight w:val="0"/>
              <w:marTop w:val="0"/>
              <w:marBottom w:val="0"/>
              <w:divBdr>
                <w:top w:val="none" w:sz="0" w:space="0" w:color="auto"/>
                <w:left w:val="none" w:sz="0" w:space="0" w:color="auto"/>
                <w:bottom w:val="none" w:sz="0" w:space="0" w:color="auto"/>
                <w:right w:val="none" w:sz="0" w:space="0" w:color="auto"/>
              </w:divBdr>
            </w:div>
            <w:div w:id="992215474">
              <w:marLeft w:val="0"/>
              <w:marRight w:val="0"/>
              <w:marTop w:val="0"/>
              <w:marBottom w:val="0"/>
              <w:divBdr>
                <w:top w:val="none" w:sz="0" w:space="0" w:color="auto"/>
                <w:left w:val="none" w:sz="0" w:space="0" w:color="auto"/>
                <w:bottom w:val="none" w:sz="0" w:space="0" w:color="auto"/>
                <w:right w:val="none" w:sz="0" w:space="0" w:color="auto"/>
              </w:divBdr>
            </w:div>
            <w:div w:id="1004361749">
              <w:marLeft w:val="0"/>
              <w:marRight w:val="0"/>
              <w:marTop w:val="0"/>
              <w:marBottom w:val="0"/>
              <w:divBdr>
                <w:top w:val="none" w:sz="0" w:space="0" w:color="auto"/>
                <w:left w:val="none" w:sz="0" w:space="0" w:color="auto"/>
                <w:bottom w:val="none" w:sz="0" w:space="0" w:color="auto"/>
                <w:right w:val="none" w:sz="0" w:space="0" w:color="auto"/>
              </w:divBdr>
            </w:div>
            <w:div w:id="1059014145">
              <w:marLeft w:val="0"/>
              <w:marRight w:val="0"/>
              <w:marTop w:val="0"/>
              <w:marBottom w:val="0"/>
              <w:divBdr>
                <w:top w:val="none" w:sz="0" w:space="0" w:color="auto"/>
                <w:left w:val="none" w:sz="0" w:space="0" w:color="auto"/>
                <w:bottom w:val="none" w:sz="0" w:space="0" w:color="auto"/>
                <w:right w:val="none" w:sz="0" w:space="0" w:color="auto"/>
              </w:divBdr>
            </w:div>
            <w:div w:id="1059136077">
              <w:marLeft w:val="0"/>
              <w:marRight w:val="0"/>
              <w:marTop w:val="0"/>
              <w:marBottom w:val="0"/>
              <w:divBdr>
                <w:top w:val="none" w:sz="0" w:space="0" w:color="auto"/>
                <w:left w:val="none" w:sz="0" w:space="0" w:color="auto"/>
                <w:bottom w:val="none" w:sz="0" w:space="0" w:color="auto"/>
                <w:right w:val="none" w:sz="0" w:space="0" w:color="auto"/>
              </w:divBdr>
            </w:div>
            <w:div w:id="1062290149">
              <w:marLeft w:val="0"/>
              <w:marRight w:val="0"/>
              <w:marTop w:val="0"/>
              <w:marBottom w:val="0"/>
              <w:divBdr>
                <w:top w:val="none" w:sz="0" w:space="0" w:color="auto"/>
                <w:left w:val="none" w:sz="0" w:space="0" w:color="auto"/>
                <w:bottom w:val="none" w:sz="0" w:space="0" w:color="auto"/>
                <w:right w:val="none" w:sz="0" w:space="0" w:color="auto"/>
              </w:divBdr>
            </w:div>
            <w:div w:id="1071276311">
              <w:marLeft w:val="0"/>
              <w:marRight w:val="0"/>
              <w:marTop w:val="0"/>
              <w:marBottom w:val="0"/>
              <w:divBdr>
                <w:top w:val="none" w:sz="0" w:space="0" w:color="auto"/>
                <w:left w:val="none" w:sz="0" w:space="0" w:color="auto"/>
                <w:bottom w:val="none" w:sz="0" w:space="0" w:color="auto"/>
                <w:right w:val="none" w:sz="0" w:space="0" w:color="auto"/>
              </w:divBdr>
            </w:div>
            <w:div w:id="1092316742">
              <w:marLeft w:val="0"/>
              <w:marRight w:val="0"/>
              <w:marTop w:val="0"/>
              <w:marBottom w:val="0"/>
              <w:divBdr>
                <w:top w:val="none" w:sz="0" w:space="0" w:color="auto"/>
                <w:left w:val="none" w:sz="0" w:space="0" w:color="auto"/>
                <w:bottom w:val="none" w:sz="0" w:space="0" w:color="auto"/>
                <w:right w:val="none" w:sz="0" w:space="0" w:color="auto"/>
              </w:divBdr>
            </w:div>
            <w:div w:id="1094128113">
              <w:marLeft w:val="0"/>
              <w:marRight w:val="0"/>
              <w:marTop w:val="0"/>
              <w:marBottom w:val="0"/>
              <w:divBdr>
                <w:top w:val="none" w:sz="0" w:space="0" w:color="auto"/>
                <w:left w:val="none" w:sz="0" w:space="0" w:color="auto"/>
                <w:bottom w:val="none" w:sz="0" w:space="0" w:color="auto"/>
                <w:right w:val="none" w:sz="0" w:space="0" w:color="auto"/>
              </w:divBdr>
            </w:div>
            <w:div w:id="1100832703">
              <w:marLeft w:val="0"/>
              <w:marRight w:val="0"/>
              <w:marTop w:val="0"/>
              <w:marBottom w:val="0"/>
              <w:divBdr>
                <w:top w:val="none" w:sz="0" w:space="0" w:color="auto"/>
                <w:left w:val="none" w:sz="0" w:space="0" w:color="auto"/>
                <w:bottom w:val="none" w:sz="0" w:space="0" w:color="auto"/>
                <w:right w:val="none" w:sz="0" w:space="0" w:color="auto"/>
              </w:divBdr>
            </w:div>
            <w:div w:id="1106466062">
              <w:marLeft w:val="0"/>
              <w:marRight w:val="0"/>
              <w:marTop w:val="0"/>
              <w:marBottom w:val="0"/>
              <w:divBdr>
                <w:top w:val="none" w:sz="0" w:space="0" w:color="auto"/>
                <w:left w:val="none" w:sz="0" w:space="0" w:color="auto"/>
                <w:bottom w:val="none" w:sz="0" w:space="0" w:color="auto"/>
                <w:right w:val="none" w:sz="0" w:space="0" w:color="auto"/>
              </w:divBdr>
            </w:div>
            <w:div w:id="1113133085">
              <w:marLeft w:val="0"/>
              <w:marRight w:val="0"/>
              <w:marTop w:val="0"/>
              <w:marBottom w:val="0"/>
              <w:divBdr>
                <w:top w:val="none" w:sz="0" w:space="0" w:color="auto"/>
                <w:left w:val="none" w:sz="0" w:space="0" w:color="auto"/>
                <w:bottom w:val="none" w:sz="0" w:space="0" w:color="auto"/>
                <w:right w:val="none" w:sz="0" w:space="0" w:color="auto"/>
              </w:divBdr>
            </w:div>
            <w:div w:id="1138838548">
              <w:marLeft w:val="0"/>
              <w:marRight w:val="0"/>
              <w:marTop w:val="0"/>
              <w:marBottom w:val="0"/>
              <w:divBdr>
                <w:top w:val="none" w:sz="0" w:space="0" w:color="auto"/>
                <w:left w:val="none" w:sz="0" w:space="0" w:color="auto"/>
                <w:bottom w:val="none" w:sz="0" w:space="0" w:color="auto"/>
                <w:right w:val="none" w:sz="0" w:space="0" w:color="auto"/>
              </w:divBdr>
            </w:div>
            <w:div w:id="1142192901">
              <w:marLeft w:val="0"/>
              <w:marRight w:val="0"/>
              <w:marTop w:val="0"/>
              <w:marBottom w:val="0"/>
              <w:divBdr>
                <w:top w:val="none" w:sz="0" w:space="0" w:color="auto"/>
                <w:left w:val="none" w:sz="0" w:space="0" w:color="auto"/>
                <w:bottom w:val="none" w:sz="0" w:space="0" w:color="auto"/>
                <w:right w:val="none" w:sz="0" w:space="0" w:color="auto"/>
              </w:divBdr>
            </w:div>
            <w:div w:id="1150823794">
              <w:marLeft w:val="0"/>
              <w:marRight w:val="0"/>
              <w:marTop w:val="0"/>
              <w:marBottom w:val="0"/>
              <w:divBdr>
                <w:top w:val="none" w:sz="0" w:space="0" w:color="auto"/>
                <w:left w:val="none" w:sz="0" w:space="0" w:color="auto"/>
                <w:bottom w:val="none" w:sz="0" w:space="0" w:color="auto"/>
                <w:right w:val="none" w:sz="0" w:space="0" w:color="auto"/>
              </w:divBdr>
            </w:div>
            <w:div w:id="1162506031">
              <w:marLeft w:val="0"/>
              <w:marRight w:val="0"/>
              <w:marTop w:val="0"/>
              <w:marBottom w:val="0"/>
              <w:divBdr>
                <w:top w:val="none" w:sz="0" w:space="0" w:color="auto"/>
                <w:left w:val="none" w:sz="0" w:space="0" w:color="auto"/>
                <w:bottom w:val="none" w:sz="0" w:space="0" w:color="auto"/>
                <w:right w:val="none" w:sz="0" w:space="0" w:color="auto"/>
              </w:divBdr>
            </w:div>
            <w:div w:id="1166752217">
              <w:marLeft w:val="0"/>
              <w:marRight w:val="0"/>
              <w:marTop w:val="0"/>
              <w:marBottom w:val="0"/>
              <w:divBdr>
                <w:top w:val="none" w:sz="0" w:space="0" w:color="auto"/>
                <w:left w:val="none" w:sz="0" w:space="0" w:color="auto"/>
                <w:bottom w:val="none" w:sz="0" w:space="0" w:color="auto"/>
                <w:right w:val="none" w:sz="0" w:space="0" w:color="auto"/>
              </w:divBdr>
            </w:div>
            <w:div w:id="1169901837">
              <w:marLeft w:val="0"/>
              <w:marRight w:val="0"/>
              <w:marTop w:val="0"/>
              <w:marBottom w:val="0"/>
              <w:divBdr>
                <w:top w:val="none" w:sz="0" w:space="0" w:color="auto"/>
                <w:left w:val="none" w:sz="0" w:space="0" w:color="auto"/>
                <w:bottom w:val="none" w:sz="0" w:space="0" w:color="auto"/>
                <w:right w:val="none" w:sz="0" w:space="0" w:color="auto"/>
              </w:divBdr>
            </w:div>
            <w:div w:id="1176922937">
              <w:marLeft w:val="0"/>
              <w:marRight w:val="0"/>
              <w:marTop w:val="0"/>
              <w:marBottom w:val="0"/>
              <w:divBdr>
                <w:top w:val="none" w:sz="0" w:space="0" w:color="auto"/>
                <w:left w:val="none" w:sz="0" w:space="0" w:color="auto"/>
                <w:bottom w:val="none" w:sz="0" w:space="0" w:color="auto"/>
                <w:right w:val="none" w:sz="0" w:space="0" w:color="auto"/>
              </w:divBdr>
            </w:div>
            <w:div w:id="1183937701">
              <w:marLeft w:val="0"/>
              <w:marRight w:val="0"/>
              <w:marTop w:val="0"/>
              <w:marBottom w:val="0"/>
              <w:divBdr>
                <w:top w:val="none" w:sz="0" w:space="0" w:color="auto"/>
                <w:left w:val="none" w:sz="0" w:space="0" w:color="auto"/>
                <w:bottom w:val="none" w:sz="0" w:space="0" w:color="auto"/>
                <w:right w:val="none" w:sz="0" w:space="0" w:color="auto"/>
              </w:divBdr>
            </w:div>
            <w:div w:id="1215047389">
              <w:marLeft w:val="0"/>
              <w:marRight w:val="0"/>
              <w:marTop w:val="0"/>
              <w:marBottom w:val="0"/>
              <w:divBdr>
                <w:top w:val="none" w:sz="0" w:space="0" w:color="auto"/>
                <w:left w:val="none" w:sz="0" w:space="0" w:color="auto"/>
                <w:bottom w:val="none" w:sz="0" w:space="0" w:color="auto"/>
                <w:right w:val="none" w:sz="0" w:space="0" w:color="auto"/>
              </w:divBdr>
            </w:div>
            <w:div w:id="1219441408">
              <w:marLeft w:val="0"/>
              <w:marRight w:val="0"/>
              <w:marTop w:val="0"/>
              <w:marBottom w:val="0"/>
              <w:divBdr>
                <w:top w:val="none" w:sz="0" w:space="0" w:color="auto"/>
                <w:left w:val="none" w:sz="0" w:space="0" w:color="auto"/>
                <w:bottom w:val="none" w:sz="0" w:space="0" w:color="auto"/>
                <w:right w:val="none" w:sz="0" w:space="0" w:color="auto"/>
              </w:divBdr>
            </w:div>
            <w:div w:id="1221212879">
              <w:marLeft w:val="0"/>
              <w:marRight w:val="0"/>
              <w:marTop w:val="0"/>
              <w:marBottom w:val="0"/>
              <w:divBdr>
                <w:top w:val="none" w:sz="0" w:space="0" w:color="auto"/>
                <w:left w:val="none" w:sz="0" w:space="0" w:color="auto"/>
                <w:bottom w:val="none" w:sz="0" w:space="0" w:color="auto"/>
                <w:right w:val="none" w:sz="0" w:space="0" w:color="auto"/>
              </w:divBdr>
            </w:div>
            <w:div w:id="1225606737">
              <w:marLeft w:val="0"/>
              <w:marRight w:val="0"/>
              <w:marTop w:val="0"/>
              <w:marBottom w:val="0"/>
              <w:divBdr>
                <w:top w:val="none" w:sz="0" w:space="0" w:color="auto"/>
                <w:left w:val="none" w:sz="0" w:space="0" w:color="auto"/>
                <w:bottom w:val="none" w:sz="0" w:space="0" w:color="auto"/>
                <w:right w:val="none" w:sz="0" w:space="0" w:color="auto"/>
              </w:divBdr>
            </w:div>
            <w:div w:id="1226834526">
              <w:marLeft w:val="0"/>
              <w:marRight w:val="0"/>
              <w:marTop w:val="0"/>
              <w:marBottom w:val="0"/>
              <w:divBdr>
                <w:top w:val="none" w:sz="0" w:space="0" w:color="auto"/>
                <w:left w:val="none" w:sz="0" w:space="0" w:color="auto"/>
                <w:bottom w:val="none" w:sz="0" w:space="0" w:color="auto"/>
                <w:right w:val="none" w:sz="0" w:space="0" w:color="auto"/>
              </w:divBdr>
            </w:div>
            <w:div w:id="1229534533">
              <w:marLeft w:val="0"/>
              <w:marRight w:val="0"/>
              <w:marTop w:val="0"/>
              <w:marBottom w:val="0"/>
              <w:divBdr>
                <w:top w:val="none" w:sz="0" w:space="0" w:color="auto"/>
                <w:left w:val="none" w:sz="0" w:space="0" w:color="auto"/>
                <w:bottom w:val="none" w:sz="0" w:space="0" w:color="auto"/>
                <w:right w:val="none" w:sz="0" w:space="0" w:color="auto"/>
              </w:divBdr>
            </w:div>
            <w:div w:id="1229803619">
              <w:marLeft w:val="0"/>
              <w:marRight w:val="0"/>
              <w:marTop w:val="0"/>
              <w:marBottom w:val="0"/>
              <w:divBdr>
                <w:top w:val="none" w:sz="0" w:space="0" w:color="auto"/>
                <w:left w:val="none" w:sz="0" w:space="0" w:color="auto"/>
                <w:bottom w:val="none" w:sz="0" w:space="0" w:color="auto"/>
                <w:right w:val="none" w:sz="0" w:space="0" w:color="auto"/>
              </w:divBdr>
            </w:div>
            <w:div w:id="1259293716">
              <w:marLeft w:val="0"/>
              <w:marRight w:val="0"/>
              <w:marTop w:val="0"/>
              <w:marBottom w:val="0"/>
              <w:divBdr>
                <w:top w:val="none" w:sz="0" w:space="0" w:color="auto"/>
                <w:left w:val="none" w:sz="0" w:space="0" w:color="auto"/>
                <w:bottom w:val="none" w:sz="0" w:space="0" w:color="auto"/>
                <w:right w:val="none" w:sz="0" w:space="0" w:color="auto"/>
              </w:divBdr>
            </w:div>
            <w:div w:id="1260673776">
              <w:marLeft w:val="0"/>
              <w:marRight w:val="0"/>
              <w:marTop w:val="0"/>
              <w:marBottom w:val="0"/>
              <w:divBdr>
                <w:top w:val="none" w:sz="0" w:space="0" w:color="auto"/>
                <w:left w:val="none" w:sz="0" w:space="0" w:color="auto"/>
                <w:bottom w:val="none" w:sz="0" w:space="0" w:color="auto"/>
                <w:right w:val="none" w:sz="0" w:space="0" w:color="auto"/>
              </w:divBdr>
            </w:div>
            <w:div w:id="1262838664">
              <w:marLeft w:val="0"/>
              <w:marRight w:val="0"/>
              <w:marTop w:val="0"/>
              <w:marBottom w:val="0"/>
              <w:divBdr>
                <w:top w:val="none" w:sz="0" w:space="0" w:color="auto"/>
                <w:left w:val="none" w:sz="0" w:space="0" w:color="auto"/>
                <w:bottom w:val="none" w:sz="0" w:space="0" w:color="auto"/>
                <w:right w:val="none" w:sz="0" w:space="0" w:color="auto"/>
              </w:divBdr>
            </w:div>
            <w:div w:id="1270774976">
              <w:marLeft w:val="0"/>
              <w:marRight w:val="0"/>
              <w:marTop w:val="0"/>
              <w:marBottom w:val="0"/>
              <w:divBdr>
                <w:top w:val="none" w:sz="0" w:space="0" w:color="auto"/>
                <w:left w:val="none" w:sz="0" w:space="0" w:color="auto"/>
                <w:bottom w:val="none" w:sz="0" w:space="0" w:color="auto"/>
                <w:right w:val="none" w:sz="0" w:space="0" w:color="auto"/>
              </w:divBdr>
            </w:div>
            <w:div w:id="1279987242">
              <w:marLeft w:val="0"/>
              <w:marRight w:val="0"/>
              <w:marTop w:val="0"/>
              <w:marBottom w:val="0"/>
              <w:divBdr>
                <w:top w:val="none" w:sz="0" w:space="0" w:color="auto"/>
                <w:left w:val="none" w:sz="0" w:space="0" w:color="auto"/>
                <w:bottom w:val="none" w:sz="0" w:space="0" w:color="auto"/>
                <w:right w:val="none" w:sz="0" w:space="0" w:color="auto"/>
              </w:divBdr>
            </w:div>
            <w:div w:id="1297758932">
              <w:marLeft w:val="0"/>
              <w:marRight w:val="0"/>
              <w:marTop w:val="0"/>
              <w:marBottom w:val="0"/>
              <w:divBdr>
                <w:top w:val="none" w:sz="0" w:space="0" w:color="auto"/>
                <w:left w:val="none" w:sz="0" w:space="0" w:color="auto"/>
                <w:bottom w:val="none" w:sz="0" w:space="0" w:color="auto"/>
                <w:right w:val="none" w:sz="0" w:space="0" w:color="auto"/>
              </w:divBdr>
            </w:div>
            <w:div w:id="1297955868">
              <w:marLeft w:val="0"/>
              <w:marRight w:val="0"/>
              <w:marTop w:val="0"/>
              <w:marBottom w:val="0"/>
              <w:divBdr>
                <w:top w:val="none" w:sz="0" w:space="0" w:color="auto"/>
                <w:left w:val="none" w:sz="0" w:space="0" w:color="auto"/>
                <w:bottom w:val="none" w:sz="0" w:space="0" w:color="auto"/>
                <w:right w:val="none" w:sz="0" w:space="0" w:color="auto"/>
              </w:divBdr>
            </w:div>
            <w:div w:id="1307393491">
              <w:marLeft w:val="0"/>
              <w:marRight w:val="0"/>
              <w:marTop w:val="0"/>
              <w:marBottom w:val="0"/>
              <w:divBdr>
                <w:top w:val="none" w:sz="0" w:space="0" w:color="auto"/>
                <w:left w:val="none" w:sz="0" w:space="0" w:color="auto"/>
                <w:bottom w:val="none" w:sz="0" w:space="0" w:color="auto"/>
                <w:right w:val="none" w:sz="0" w:space="0" w:color="auto"/>
              </w:divBdr>
            </w:div>
            <w:div w:id="1307859563">
              <w:marLeft w:val="0"/>
              <w:marRight w:val="0"/>
              <w:marTop w:val="0"/>
              <w:marBottom w:val="0"/>
              <w:divBdr>
                <w:top w:val="none" w:sz="0" w:space="0" w:color="auto"/>
                <w:left w:val="none" w:sz="0" w:space="0" w:color="auto"/>
                <w:bottom w:val="none" w:sz="0" w:space="0" w:color="auto"/>
                <w:right w:val="none" w:sz="0" w:space="0" w:color="auto"/>
              </w:divBdr>
            </w:div>
            <w:div w:id="1330905459">
              <w:marLeft w:val="0"/>
              <w:marRight w:val="0"/>
              <w:marTop w:val="0"/>
              <w:marBottom w:val="0"/>
              <w:divBdr>
                <w:top w:val="none" w:sz="0" w:space="0" w:color="auto"/>
                <w:left w:val="none" w:sz="0" w:space="0" w:color="auto"/>
                <w:bottom w:val="none" w:sz="0" w:space="0" w:color="auto"/>
                <w:right w:val="none" w:sz="0" w:space="0" w:color="auto"/>
              </w:divBdr>
            </w:div>
            <w:div w:id="1333334151">
              <w:marLeft w:val="0"/>
              <w:marRight w:val="0"/>
              <w:marTop w:val="0"/>
              <w:marBottom w:val="0"/>
              <w:divBdr>
                <w:top w:val="none" w:sz="0" w:space="0" w:color="auto"/>
                <w:left w:val="none" w:sz="0" w:space="0" w:color="auto"/>
                <w:bottom w:val="none" w:sz="0" w:space="0" w:color="auto"/>
                <w:right w:val="none" w:sz="0" w:space="0" w:color="auto"/>
              </w:divBdr>
            </w:div>
            <w:div w:id="1337926596">
              <w:marLeft w:val="0"/>
              <w:marRight w:val="0"/>
              <w:marTop w:val="0"/>
              <w:marBottom w:val="0"/>
              <w:divBdr>
                <w:top w:val="none" w:sz="0" w:space="0" w:color="auto"/>
                <w:left w:val="none" w:sz="0" w:space="0" w:color="auto"/>
                <w:bottom w:val="none" w:sz="0" w:space="0" w:color="auto"/>
                <w:right w:val="none" w:sz="0" w:space="0" w:color="auto"/>
              </w:divBdr>
            </w:div>
            <w:div w:id="1348748900">
              <w:marLeft w:val="0"/>
              <w:marRight w:val="0"/>
              <w:marTop w:val="0"/>
              <w:marBottom w:val="0"/>
              <w:divBdr>
                <w:top w:val="none" w:sz="0" w:space="0" w:color="auto"/>
                <w:left w:val="none" w:sz="0" w:space="0" w:color="auto"/>
                <w:bottom w:val="none" w:sz="0" w:space="0" w:color="auto"/>
                <w:right w:val="none" w:sz="0" w:space="0" w:color="auto"/>
              </w:divBdr>
            </w:div>
            <w:div w:id="1354696236">
              <w:marLeft w:val="0"/>
              <w:marRight w:val="0"/>
              <w:marTop w:val="0"/>
              <w:marBottom w:val="0"/>
              <w:divBdr>
                <w:top w:val="none" w:sz="0" w:space="0" w:color="auto"/>
                <w:left w:val="none" w:sz="0" w:space="0" w:color="auto"/>
                <w:bottom w:val="none" w:sz="0" w:space="0" w:color="auto"/>
                <w:right w:val="none" w:sz="0" w:space="0" w:color="auto"/>
              </w:divBdr>
            </w:div>
            <w:div w:id="1356346636">
              <w:marLeft w:val="0"/>
              <w:marRight w:val="0"/>
              <w:marTop w:val="0"/>
              <w:marBottom w:val="0"/>
              <w:divBdr>
                <w:top w:val="none" w:sz="0" w:space="0" w:color="auto"/>
                <w:left w:val="none" w:sz="0" w:space="0" w:color="auto"/>
                <w:bottom w:val="none" w:sz="0" w:space="0" w:color="auto"/>
                <w:right w:val="none" w:sz="0" w:space="0" w:color="auto"/>
              </w:divBdr>
            </w:div>
            <w:div w:id="1366953450">
              <w:marLeft w:val="0"/>
              <w:marRight w:val="0"/>
              <w:marTop w:val="0"/>
              <w:marBottom w:val="0"/>
              <w:divBdr>
                <w:top w:val="none" w:sz="0" w:space="0" w:color="auto"/>
                <w:left w:val="none" w:sz="0" w:space="0" w:color="auto"/>
                <w:bottom w:val="none" w:sz="0" w:space="0" w:color="auto"/>
                <w:right w:val="none" w:sz="0" w:space="0" w:color="auto"/>
              </w:divBdr>
            </w:div>
            <w:div w:id="1367634139">
              <w:marLeft w:val="0"/>
              <w:marRight w:val="0"/>
              <w:marTop w:val="0"/>
              <w:marBottom w:val="0"/>
              <w:divBdr>
                <w:top w:val="none" w:sz="0" w:space="0" w:color="auto"/>
                <w:left w:val="none" w:sz="0" w:space="0" w:color="auto"/>
                <w:bottom w:val="none" w:sz="0" w:space="0" w:color="auto"/>
                <w:right w:val="none" w:sz="0" w:space="0" w:color="auto"/>
              </w:divBdr>
            </w:div>
            <w:div w:id="1367757901">
              <w:marLeft w:val="0"/>
              <w:marRight w:val="0"/>
              <w:marTop w:val="0"/>
              <w:marBottom w:val="0"/>
              <w:divBdr>
                <w:top w:val="none" w:sz="0" w:space="0" w:color="auto"/>
                <w:left w:val="none" w:sz="0" w:space="0" w:color="auto"/>
                <w:bottom w:val="none" w:sz="0" w:space="0" w:color="auto"/>
                <w:right w:val="none" w:sz="0" w:space="0" w:color="auto"/>
              </w:divBdr>
            </w:div>
            <w:div w:id="1379084491">
              <w:marLeft w:val="0"/>
              <w:marRight w:val="0"/>
              <w:marTop w:val="0"/>
              <w:marBottom w:val="0"/>
              <w:divBdr>
                <w:top w:val="none" w:sz="0" w:space="0" w:color="auto"/>
                <w:left w:val="none" w:sz="0" w:space="0" w:color="auto"/>
                <w:bottom w:val="none" w:sz="0" w:space="0" w:color="auto"/>
                <w:right w:val="none" w:sz="0" w:space="0" w:color="auto"/>
              </w:divBdr>
            </w:div>
            <w:div w:id="1381057856">
              <w:marLeft w:val="0"/>
              <w:marRight w:val="0"/>
              <w:marTop w:val="0"/>
              <w:marBottom w:val="0"/>
              <w:divBdr>
                <w:top w:val="none" w:sz="0" w:space="0" w:color="auto"/>
                <w:left w:val="none" w:sz="0" w:space="0" w:color="auto"/>
                <w:bottom w:val="none" w:sz="0" w:space="0" w:color="auto"/>
                <w:right w:val="none" w:sz="0" w:space="0" w:color="auto"/>
              </w:divBdr>
            </w:div>
            <w:div w:id="1382823280">
              <w:marLeft w:val="0"/>
              <w:marRight w:val="0"/>
              <w:marTop w:val="0"/>
              <w:marBottom w:val="0"/>
              <w:divBdr>
                <w:top w:val="none" w:sz="0" w:space="0" w:color="auto"/>
                <w:left w:val="none" w:sz="0" w:space="0" w:color="auto"/>
                <w:bottom w:val="none" w:sz="0" w:space="0" w:color="auto"/>
                <w:right w:val="none" w:sz="0" w:space="0" w:color="auto"/>
              </w:divBdr>
            </w:div>
            <w:div w:id="1386029174">
              <w:marLeft w:val="0"/>
              <w:marRight w:val="0"/>
              <w:marTop w:val="0"/>
              <w:marBottom w:val="0"/>
              <w:divBdr>
                <w:top w:val="none" w:sz="0" w:space="0" w:color="auto"/>
                <w:left w:val="none" w:sz="0" w:space="0" w:color="auto"/>
                <w:bottom w:val="none" w:sz="0" w:space="0" w:color="auto"/>
                <w:right w:val="none" w:sz="0" w:space="0" w:color="auto"/>
              </w:divBdr>
            </w:div>
            <w:div w:id="1401057116">
              <w:marLeft w:val="0"/>
              <w:marRight w:val="0"/>
              <w:marTop w:val="0"/>
              <w:marBottom w:val="0"/>
              <w:divBdr>
                <w:top w:val="none" w:sz="0" w:space="0" w:color="auto"/>
                <w:left w:val="none" w:sz="0" w:space="0" w:color="auto"/>
                <w:bottom w:val="none" w:sz="0" w:space="0" w:color="auto"/>
                <w:right w:val="none" w:sz="0" w:space="0" w:color="auto"/>
              </w:divBdr>
            </w:div>
            <w:div w:id="1404451470">
              <w:marLeft w:val="0"/>
              <w:marRight w:val="0"/>
              <w:marTop w:val="0"/>
              <w:marBottom w:val="0"/>
              <w:divBdr>
                <w:top w:val="none" w:sz="0" w:space="0" w:color="auto"/>
                <w:left w:val="none" w:sz="0" w:space="0" w:color="auto"/>
                <w:bottom w:val="none" w:sz="0" w:space="0" w:color="auto"/>
                <w:right w:val="none" w:sz="0" w:space="0" w:color="auto"/>
              </w:divBdr>
            </w:div>
            <w:div w:id="1409426710">
              <w:marLeft w:val="0"/>
              <w:marRight w:val="0"/>
              <w:marTop w:val="0"/>
              <w:marBottom w:val="0"/>
              <w:divBdr>
                <w:top w:val="none" w:sz="0" w:space="0" w:color="auto"/>
                <w:left w:val="none" w:sz="0" w:space="0" w:color="auto"/>
                <w:bottom w:val="none" w:sz="0" w:space="0" w:color="auto"/>
                <w:right w:val="none" w:sz="0" w:space="0" w:color="auto"/>
              </w:divBdr>
            </w:div>
            <w:div w:id="1409960803">
              <w:marLeft w:val="0"/>
              <w:marRight w:val="0"/>
              <w:marTop w:val="0"/>
              <w:marBottom w:val="0"/>
              <w:divBdr>
                <w:top w:val="none" w:sz="0" w:space="0" w:color="auto"/>
                <w:left w:val="none" w:sz="0" w:space="0" w:color="auto"/>
                <w:bottom w:val="none" w:sz="0" w:space="0" w:color="auto"/>
                <w:right w:val="none" w:sz="0" w:space="0" w:color="auto"/>
              </w:divBdr>
            </w:div>
            <w:div w:id="1411342982">
              <w:marLeft w:val="0"/>
              <w:marRight w:val="0"/>
              <w:marTop w:val="0"/>
              <w:marBottom w:val="0"/>
              <w:divBdr>
                <w:top w:val="none" w:sz="0" w:space="0" w:color="auto"/>
                <w:left w:val="none" w:sz="0" w:space="0" w:color="auto"/>
                <w:bottom w:val="none" w:sz="0" w:space="0" w:color="auto"/>
                <w:right w:val="none" w:sz="0" w:space="0" w:color="auto"/>
              </w:divBdr>
            </w:div>
            <w:div w:id="1412894581">
              <w:marLeft w:val="0"/>
              <w:marRight w:val="0"/>
              <w:marTop w:val="0"/>
              <w:marBottom w:val="0"/>
              <w:divBdr>
                <w:top w:val="none" w:sz="0" w:space="0" w:color="auto"/>
                <w:left w:val="none" w:sz="0" w:space="0" w:color="auto"/>
                <w:bottom w:val="none" w:sz="0" w:space="0" w:color="auto"/>
                <w:right w:val="none" w:sz="0" w:space="0" w:color="auto"/>
              </w:divBdr>
            </w:div>
            <w:div w:id="1413159687">
              <w:marLeft w:val="0"/>
              <w:marRight w:val="0"/>
              <w:marTop w:val="0"/>
              <w:marBottom w:val="0"/>
              <w:divBdr>
                <w:top w:val="none" w:sz="0" w:space="0" w:color="auto"/>
                <w:left w:val="none" w:sz="0" w:space="0" w:color="auto"/>
                <w:bottom w:val="none" w:sz="0" w:space="0" w:color="auto"/>
                <w:right w:val="none" w:sz="0" w:space="0" w:color="auto"/>
              </w:divBdr>
            </w:div>
            <w:div w:id="1436706917">
              <w:marLeft w:val="0"/>
              <w:marRight w:val="0"/>
              <w:marTop w:val="0"/>
              <w:marBottom w:val="0"/>
              <w:divBdr>
                <w:top w:val="none" w:sz="0" w:space="0" w:color="auto"/>
                <w:left w:val="none" w:sz="0" w:space="0" w:color="auto"/>
                <w:bottom w:val="none" w:sz="0" w:space="0" w:color="auto"/>
                <w:right w:val="none" w:sz="0" w:space="0" w:color="auto"/>
              </w:divBdr>
            </w:div>
            <w:div w:id="1440107025">
              <w:marLeft w:val="0"/>
              <w:marRight w:val="0"/>
              <w:marTop w:val="0"/>
              <w:marBottom w:val="0"/>
              <w:divBdr>
                <w:top w:val="none" w:sz="0" w:space="0" w:color="auto"/>
                <w:left w:val="none" w:sz="0" w:space="0" w:color="auto"/>
                <w:bottom w:val="none" w:sz="0" w:space="0" w:color="auto"/>
                <w:right w:val="none" w:sz="0" w:space="0" w:color="auto"/>
              </w:divBdr>
            </w:div>
            <w:div w:id="1441338785">
              <w:marLeft w:val="0"/>
              <w:marRight w:val="0"/>
              <w:marTop w:val="0"/>
              <w:marBottom w:val="0"/>
              <w:divBdr>
                <w:top w:val="none" w:sz="0" w:space="0" w:color="auto"/>
                <w:left w:val="none" w:sz="0" w:space="0" w:color="auto"/>
                <w:bottom w:val="none" w:sz="0" w:space="0" w:color="auto"/>
                <w:right w:val="none" w:sz="0" w:space="0" w:color="auto"/>
              </w:divBdr>
            </w:div>
            <w:div w:id="1461075746">
              <w:marLeft w:val="0"/>
              <w:marRight w:val="0"/>
              <w:marTop w:val="0"/>
              <w:marBottom w:val="0"/>
              <w:divBdr>
                <w:top w:val="none" w:sz="0" w:space="0" w:color="auto"/>
                <w:left w:val="none" w:sz="0" w:space="0" w:color="auto"/>
                <w:bottom w:val="none" w:sz="0" w:space="0" w:color="auto"/>
                <w:right w:val="none" w:sz="0" w:space="0" w:color="auto"/>
              </w:divBdr>
            </w:div>
            <w:div w:id="1468010069">
              <w:marLeft w:val="0"/>
              <w:marRight w:val="0"/>
              <w:marTop w:val="0"/>
              <w:marBottom w:val="0"/>
              <w:divBdr>
                <w:top w:val="none" w:sz="0" w:space="0" w:color="auto"/>
                <w:left w:val="none" w:sz="0" w:space="0" w:color="auto"/>
                <w:bottom w:val="none" w:sz="0" w:space="0" w:color="auto"/>
                <w:right w:val="none" w:sz="0" w:space="0" w:color="auto"/>
              </w:divBdr>
            </w:div>
            <w:div w:id="1481573721">
              <w:marLeft w:val="0"/>
              <w:marRight w:val="0"/>
              <w:marTop w:val="0"/>
              <w:marBottom w:val="0"/>
              <w:divBdr>
                <w:top w:val="none" w:sz="0" w:space="0" w:color="auto"/>
                <w:left w:val="none" w:sz="0" w:space="0" w:color="auto"/>
                <w:bottom w:val="none" w:sz="0" w:space="0" w:color="auto"/>
                <w:right w:val="none" w:sz="0" w:space="0" w:color="auto"/>
              </w:divBdr>
            </w:div>
            <w:div w:id="1501045304">
              <w:marLeft w:val="0"/>
              <w:marRight w:val="0"/>
              <w:marTop w:val="0"/>
              <w:marBottom w:val="0"/>
              <w:divBdr>
                <w:top w:val="none" w:sz="0" w:space="0" w:color="auto"/>
                <w:left w:val="none" w:sz="0" w:space="0" w:color="auto"/>
                <w:bottom w:val="none" w:sz="0" w:space="0" w:color="auto"/>
                <w:right w:val="none" w:sz="0" w:space="0" w:color="auto"/>
              </w:divBdr>
            </w:div>
            <w:div w:id="1503351111">
              <w:marLeft w:val="0"/>
              <w:marRight w:val="0"/>
              <w:marTop w:val="0"/>
              <w:marBottom w:val="0"/>
              <w:divBdr>
                <w:top w:val="none" w:sz="0" w:space="0" w:color="auto"/>
                <w:left w:val="none" w:sz="0" w:space="0" w:color="auto"/>
                <w:bottom w:val="none" w:sz="0" w:space="0" w:color="auto"/>
                <w:right w:val="none" w:sz="0" w:space="0" w:color="auto"/>
              </w:divBdr>
            </w:div>
            <w:div w:id="1504734612">
              <w:marLeft w:val="0"/>
              <w:marRight w:val="0"/>
              <w:marTop w:val="0"/>
              <w:marBottom w:val="0"/>
              <w:divBdr>
                <w:top w:val="none" w:sz="0" w:space="0" w:color="auto"/>
                <w:left w:val="none" w:sz="0" w:space="0" w:color="auto"/>
                <w:bottom w:val="none" w:sz="0" w:space="0" w:color="auto"/>
                <w:right w:val="none" w:sz="0" w:space="0" w:color="auto"/>
              </w:divBdr>
            </w:div>
            <w:div w:id="1511144989">
              <w:marLeft w:val="0"/>
              <w:marRight w:val="0"/>
              <w:marTop w:val="0"/>
              <w:marBottom w:val="0"/>
              <w:divBdr>
                <w:top w:val="none" w:sz="0" w:space="0" w:color="auto"/>
                <w:left w:val="none" w:sz="0" w:space="0" w:color="auto"/>
                <w:bottom w:val="none" w:sz="0" w:space="0" w:color="auto"/>
                <w:right w:val="none" w:sz="0" w:space="0" w:color="auto"/>
              </w:divBdr>
            </w:div>
            <w:div w:id="1514026093">
              <w:marLeft w:val="0"/>
              <w:marRight w:val="0"/>
              <w:marTop w:val="0"/>
              <w:marBottom w:val="0"/>
              <w:divBdr>
                <w:top w:val="none" w:sz="0" w:space="0" w:color="auto"/>
                <w:left w:val="none" w:sz="0" w:space="0" w:color="auto"/>
                <w:bottom w:val="none" w:sz="0" w:space="0" w:color="auto"/>
                <w:right w:val="none" w:sz="0" w:space="0" w:color="auto"/>
              </w:divBdr>
            </w:div>
            <w:div w:id="1518275547">
              <w:marLeft w:val="0"/>
              <w:marRight w:val="0"/>
              <w:marTop w:val="0"/>
              <w:marBottom w:val="0"/>
              <w:divBdr>
                <w:top w:val="none" w:sz="0" w:space="0" w:color="auto"/>
                <w:left w:val="none" w:sz="0" w:space="0" w:color="auto"/>
                <w:bottom w:val="none" w:sz="0" w:space="0" w:color="auto"/>
                <w:right w:val="none" w:sz="0" w:space="0" w:color="auto"/>
              </w:divBdr>
            </w:div>
            <w:div w:id="1519124823">
              <w:marLeft w:val="0"/>
              <w:marRight w:val="0"/>
              <w:marTop w:val="0"/>
              <w:marBottom w:val="0"/>
              <w:divBdr>
                <w:top w:val="none" w:sz="0" w:space="0" w:color="auto"/>
                <w:left w:val="none" w:sz="0" w:space="0" w:color="auto"/>
                <w:bottom w:val="none" w:sz="0" w:space="0" w:color="auto"/>
                <w:right w:val="none" w:sz="0" w:space="0" w:color="auto"/>
              </w:divBdr>
            </w:div>
            <w:div w:id="1530990469">
              <w:marLeft w:val="0"/>
              <w:marRight w:val="0"/>
              <w:marTop w:val="0"/>
              <w:marBottom w:val="0"/>
              <w:divBdr>
                <w:top w:val="none" w:sz="0" w:space="0" w:color="auto"/>
                <w:left w:val="none" w:sz="0" w:space="0" w:color="auto"/>
                <w:bottom w:val="none" w:sz="0" w:space="0" w:color="auto"/>
                <w:right w:val="none" w:sz="0" w:space="0" w:color="auto"/>
              </w:divBdr>
            </w:div>
            <w:div w:id="1532767434">
              <w:marLeft w:val="0"/>
              <w:marRight w:val="0"/>
              <w:marTop w:val="0"/>
              <w:marBottom w:val="0"/>
              <w:divBdr>
                <w:top w:val="none" w:sz="0" w:space="0" w:color="auto"/>
                <w:left w:val="none" w:sz="0" w:space="0" w:color="auto"/>
                <w:bottom w:val="none" w:sz="0" w:space="0" w:color="auto"/>
                <w:right w:val="none" w:sz="0" w:space="0" w:color="auto"/>
              </w:divBdr>
            </w:div>
            <w:div w:id="1544245840">
              <w:marLeft w:val="0"/>
              <w:marRight w:val="0"/>
              <w:marTop w:val="0"/>
              <w:marBottom w:val="0"/>
              <w:divBdr>
                <w:top w:val="none" w:sz="0" w:space="0" w:color="auto"/>
                <w:left w:val="none" w:sz="0" w:space="0" w:color="auto"/>
                <w:bottom w:val="none" w:sz="0" w:space="0" w:color="auto"/>
                <w:right w:val="none" w:sz="0" w:space="0" w:color="auto"/>
              </w:divBdr>
            </w:div>
            <w:div w:id="1547333705">
              <w:marLeft w:val="0"/>
              <w:marRight w:val="0"/>
              <w:marTop w:val="0"/>
              <w:marBottom w:val="0"/>
              <w:divBdr>
                <w:top w:val="none" w:sz="0" w:space="0" w:color="auto"/>
                <w:left w:val="none" w:sz="0" w:space="0" w:color="auto"/>
                <w:bottom w:val="none" w:sz="0" w:space="0" w:color="auto"/>
                <w:right w:val="none" w:sz="0" w:space="0" w:color="auto"/>
              </w:divBdr>
            </w:div>
            <w:div w:id="1555890315">
              <w:marLeft w:val="0"/>
              <w:marRight w:val="0"/>
              <w:marTop w:val="0"/>
              <w:marBottom w:val="0"/>
              <w:divBdr>
                <w:top w:val="none" w:sz="0" w:space="0" w:color="auto"/>
                <w:left w:val="none" w:sz="0" w:space="0" w:color="auto"/>
                <w:bottom w:val="none" w:sz="0" w:space="0" w:color="auto"/>
                <w:right w:val="none" w:sz="0" w:space="0" w:color="auto"/>
              </w:divBdr>
            </w:div>
            <w:div w:id="1557816115">
              <w:marLeft w:val="0"/>
              <w:marRight w:val="0"/>
              <w:marTop w:val="0"/>
              <w:marBottom w:val="0"/>
              <w:divBdr>
                <w:top w:val="none" w:sz="0" w:space="0" w:color="auto"/>
                <w:left w:val="none" w:sz="0" w:space="0" w:color="auto"/>
                <w:bottom w:val="none" w:sz="0" w:space="0" w:color="auto"/>
                <w:right w:val="none" w:sz="0" w:space="0" w:color="auto"/>
              </w:divBdr>
            </w:div>
            <w:div w:id="1570067975">
              <w:marLeft w:val="0"/>
              <w:marRight w:val="0"/>
              <w:marTop w:val="0"/>
              <w:marBottom w:val="0"/>
              <w:divBdr>
                <w:top w:val="none" w:sz="0" w:space="0" w:color="auto"/>
                <w:left w:val="none" w:sz="0" w:space="0" w:color="auto"/>
                <w:bottom w:val="none" w:sz="0" w:space="0" w:color="auto"/>
                <w:right w:val="none" w:sz="0" w:space="0" w:color="auto"/>
              </w:divBdr>
            </w:div>
            <w:div w:id="1581982932">
              <w:marLeft w:val="0"/>
              <w:marRight w:val="0"/>
              <w:marTop w:val="0"/>
              <w:marBottom w:val="0"/>
              <w:divBdr>
                <w:top w:val="none" w:sz="0" w:space="0" w:color="auto"/>
                <w:left w:val="none" w:sz="0" w:space="0" w:color="auto"/>
                <w:bottom w:val="none" w:sz="0" w:space="0" w:color="auto"/>
                <w:right w:val="none" w:sz="0" w:space="0" w:color="auto"/>
              </w:divBdr>
            </w:div>
            <w:div w:id="1592276042">
              <w:marLeft w:val="0"/>
              <w:marRight w:val="0"/>
              <w:marTop w:val="0"/>
              <w:marBottom w:val="0"/>
              <w:divBdr>
                <w:top w:val="none" w:sz="0" w:space="0" w:color="auto"/>
                <w:left w:val="none" w:sz="0" w:space="0" w:color="auto"/>
                <w:bottom w:val="none" w:sz="0" w:space="0" w:color="auto"/>
                <w:right w:val="none" w:sz="0" w:space="0" w:color="auto"/>
              </w:divBdr>
            </w:div>
            <w:div w:id="1597516609">
              <w:marLeft w:val="0"/>
              <w:marRight w:val="0"/>
              <w:marTop w:val="0"/>
              <w:marBottom w:val="0"/>
              <w:divBdr>
                <w:top w:val="none" w:sz="0" w:space="0" w:color="auto"/>
                <w:left w:val="none" w:sz="0" w:space="0" w:color="auto"/>
                <w:bottom w:val="none" w:sz="0" w:space="0" w:color="auto"/>
                <w:right w:val="none" w:sz="0" w:space="0" w:color="auto"/>
              </w:divBdr>
            </w:div>
            <w:div w:id="1603342610">
              <w:marLeft w:val="0"/>
              <w:marRight w:val="0"/>
              <w:marTop w:val="0"/>
              <w:marBottom w:val="0"/>
              <w:divBdr>
                <w:top w:val="none" w:sz="0" w:space="0" w:color="auto"/>
                <w:left w:val="none" w:sz="0" w:space="0" w:color="auto"/>
                <w:bottom w:val="none" w:sz="0" w:space="0" w:color="auto"/>
                <w:right w:val="none" w:sz="0" w:space="0" w:color="auto"/>
              </w:divBdr>
            </w:div>
            <w:div w:id="1603561815">
              <w:marLeft w:val="0"/>
              <w:marRight w:val="0"/>
              <w:marTop w:val="0"/>
              <w:marBottom w:val="0"/>
              <w:divBdr>
                <w:top w:val="none" w:sz="0" w:space="0" w:color="auto"/>
                <w:left w:val="none" w:sz="0" w:space="0" w:color="auto"/>
                <w:bottom w:val="none" w:sz="0" w:space="0" w:color="auto"/>
                <w:right w:val="none" w:sz="0" w:space="0" w:color="auto"/>
              </w:divBdr>
            </w:div>
            <w:div w:id="1627809131">
              <w:marLeft w:val="0"/>
              <w:marRight w:val="0"/>
              <w:marTop w:val="0"/>
              <w:marBottom w:val="0"/>
              <w:divBdr>
                <w:top w:val="none" w:sz="0" w:space="0" w:color="auto"/>
                <w:left w:val="none" w:sz="0" w:space="0" w:color="auto"/>
                <w:bottom w:val="none" w:sz="0" w:space="0" w:color="auto"/>
                <w:right w:val="none" w:sz="0" w:space="0" w:color="auto"/>
              </w:divBdr>
            </w:div>
            <w:div w:id="1629121115">
              <w:marLeft w:val="0"/>
              <w:marRight w:val="0"/>
              <w:marTop w:val="0"/>
              <w:marBottom w:val="0"/>
              <w:divBdr>
                <w:top w:val="none" w:sz="0" w:space="0" w:color="auto"/>
                <w:left w:val="none" w:sz="0" w:space="0" w:color="auto"/>
                <w:bottom w:val="none" w:sz="0" w:space="0" w:color="auto"/>
                <w:right w:val="none" w:sz="0" w:space="0" w:color="auto"/>
              </w:divBdr>
            </w:div>
            <w:div w:id="1636518673">
              <w:marLeft w:val="0"/>
              <w:marRight w:val="0"/>
              <w:marTop w:val="0"/>
              <w:marBottom w:val="0"/>
              <w:divBdr>
                <w:top w:val="none" w:sz="0" w:space="0" w:color="auto"/>
                <w:left w:val="none" w:sz="0" w:space="0" w:color="auto"/>
                <w:bottom w:val="none" w:sz="0" w:space="0" w:color="auto"/>
                <w:right w:val="none" w:sz="0" w:space="0" w:color="auto"/>
              </w:divBdr>
            </w:div>
            <w:div w:id="1639071062">
              <w:marLeft w:val="0"/>
              <w:marRight w:val="0"/>
              <w:marTop w:val="0"/>
              <w:marBottom w:val="0"/>
              <w:divBdr>
                <w:top w:val="none" w:sz="0" w:space="0" w:color="auto"/>
                <w:left w:val="none" w:sz="0" w:space="0" w:color="auto"/>
                <w:bottom w:val="none" w:sz="0" w:space="0" w:color="auto"/>
                <w:right w:val="none" w:sz="0" w:space="0" w:color="auto"/>
              </w:divBdr>
            </w:div>
            <w:div w:id="1647586363">
              <w:marLeft w:val="0"/>
              <w:marRight w:val="0"/>
              <w:marTop w:val="0"/>
              <w:marBottom w:val="0"/>
              <w:divBdr>
                <w:top w:val="none" w:sz="0" w:space="0" w:color="auto"/>
                <w:left w:val="none" w:sz="0" w:space="0" w:color="auto"/>
                <w:bottom w:val="none" w:sz="0" w:space="0" w:color="auto"/>
                <w:right w:val="none" w:sz="0" w:space="0" w:color="auto"/>
              </w:divBdr>
            </w:div>
            <w:div w:id="1657873603">
              <w:marLeft w:val="0"/>
              <w:marRight w:val="0"/>
              <w:marTop w:val="0"/>
              <w:marBottom w:val="0"/>
              <w:divBdr>
                <w:top w:val="none" w:sz="0" w:space="0" w:color="auto"/>
                <w:left w:val="none" w:sz="0" w:space="0" w:color="auto"/>
                <w:bottom w:val="none" w:sz="0" w:space="0" w:color="auto"/>
                <w:right w:val="none" w:sz="0" w:space="0" w:color="auto"/>
              </w:divBdr>
            </w:div>
            <w:div w:id="1675448861">
              <w:marLeft w:val="0"/>
              <w:marRight w:val="0"/>
              <w:marTop w:val="0"/>
              <w:marBottom w:val="0"/>
              <w:divBdr>
                <w:top w:val="none" w:sz="0" w:space="0" w:color="auto"/>
                <w:left w:val="none" w:sz="0" w:space="0" w:color="auto"/>
                <w:bottom w:val="none" w:sz="0" w:space="0" w:color="auto"/>
                <w:right w:val="none" w:sz="0" w:space="0" w:color="auto"/>
              </w:divBdr>
            </w:div>
            <w:div w:id="1675840198">
              <w:marLeft w:val="0"/>
              <w:marRight w:val="0"/>
              <w:marTop w:val="0"/>
              <w:marBottom w:val="0"/>
              <w:divBdr>
                <w:top w:val="none" w:sz="0" w:space="0" w:color="auto"/>
                <w:left w:val="none" w:sz="0" w:space="0" w:color="auto"/>
                <w:bottom w:val="none" w:sz="0" w:space="0" w:color="auto"/>
                <w:right w:val="none" w:sz="0" w:space="0" w:color="auto"/>
              </w:divBdr>
            </w:div>
            <w:div w:id="1679114307">
              <w:marLeft w:val="0"/>
              <w:marRight w:val="0"/>
              <w:marTop w:val="0"/>
              <w:marBottom w:val="0"/>
              <w:divBdr>
                <w:top w:val="none" w:sz="0" w:space="0" w:color="auto"/>
                <w:left w:val="none" w:sz="0" w:space="0" w:color="auto"/>
                <w:bottom w:val="none" w:sz="0" w:space="0" w:color="auto"/>
                <w:right w:val="none" w:sz="0" w:space="0" w:color="auto"/>
              </w:divBdr>
            </w:div>
            <w:div w:id="1685669996">
              <w:marLeft w:val="0"/>
              <w:marRight w:val="0"/>
              <w:marTop w:val="0"/>
              <w:marBottom w:val="0"/>
              <w:divBdr>
                <w:top w:val="none" w:sz="0" w:space="0" w:color="auto"/>
                <w:left w:val="none" w:sz="0" w:space="0" w:color="auto"/>
                <w:bottom w:val="none" w:sz="0" w:space="0" w:color="auto"/>
                <w:right w:val="none" w:sz="0" w:space="0" w:color="auto"/>
              </w:divBdr>
            </w:div>
            <w:div w:id="1692105409">
              <w:marLeft w:val="0"/>
              <w:marRight w:val="0"/>
              <w:marTop w:val="0"/>
              <w:marBottom w:val="0"/>
              <w:divBdr>
                <w:top w:val="none" w:sz="0" w:space="0" w:color="auto"/>
                <w:left w:val="none" w:sz="0" w:space="0" w:color="auto"/>
                <w:bottom w:val="none" w:sz="0" w:space="0" w:color="auto"/>
                <w:right w:val="none" w:sz="0" w:space="0" w:color="auto"/>
              </w:divBdr>
            </w:div>
            <w:div w:id="1696227542">
              <w:marLeft w:val="0"/>
              <w:marRight w:val="0"/>
              <w:marTop w:val="0"/>
              <w:marBottom w:val="0"/>
              <w:divBdr>
                <w:top w:val="none" w:sz="0" w:space="0" w:color="auto"/>
                <w:left w:val="none" w:sz="0" w:space="0" w:color="auto"/>
                <w:bottom w:val="none" w:sz="0" w:space="0" w:color="auto"/>
                <w:right w:val="none" w:sz="0" w:space="0" w:color="auto"/>
              </w:divBdr>
            </w:div>
            <w:div w:id="1704329334">
              <w:marLeft w:val="0"/>
              <w:marRight w:val="0"/>
              <w:marTop w:val="0"/>
              <w:marBottom w:val="0"/>
              <w:divBdr>
                <w:top w:val="none" w:sz="0" w:space="0" w:color="auto"/>
                <w:left w:val="none" w:sz="0" w:space="0" w:color="auto"/>
                <w:bottom w:val="none" w:sz="0" w:space="0" w:color="auto"/>
                <w:right w:val="none" w:sz="0" w:space="0" w:color="auto"/>
              </w:divBdr>
            </w:div>
            <w:div w:id="1704477750">
              <w:marLeft w:val="0"/>
              <w:marRight w:val="0"/>
              <w:marTop w:val="0"/>
              <w:marBottom w:val="0"/>
              <w:divBdr>
                <w:top w:val="none" w:sz="0" w:space="0" w:color="auto"/>
                <w:left w:val="none" w:sz="0" w:space="0" w:color="auto"/>
                <w:bottom w:val="none" w:sz="0" w:space="0" w:color="auto"/>
                <w:right w:val="none" w:sz="0" w:space="0" w:color="auto"/>
              </w:divBdr>
            </w:div>
            <w:div w:id="1710912816">
              <w:marLeft w:val="0"/>
              <w:marRight w:val="0"/>
              <w:marTop w:val="0"/>
              <w:marBottom w:val="0"/>
              <w:divBdr>
                <w:top w:val="none" w:sz="0" w:space="0" w:color="auto"/>
                <w:left w:val="none" w:sz="0" w:space="0" w:color="auto"/>
                <w:bottom w:val="none" w:sz="0" w:space="0" w:color="auto"/>
                <w:right w:val="none" w:sz="0" w:space="0" w:color="auto"/>
              </w:divBdr>
            </w:div>
            <w:div w:id="1723869322">
              <w:marLeft w:val="0"/>
              <w:marRight w:val="0"/>
              <w:marTop w:val="0"/>
              <w:marBottom w:val="0"/>
              <w:divBdr>
                <w:top w:val="none" w:sz="0" w:space="0" w:color="auto"/>
                <w:left w:val="none" w:sz="0" w:space="0" w:color="auto"/>
                <w:bottom w:val="none" w:sz="0" w:space="0" w:color="auto"/>
                <w:right w:val="none" w:sz="0" w:space="0" w:color="auto"/>
              </w:divBdr>
            </w:div>
            <w:div w:id="1729373747">
              <w:marLeft w:val="0"/>
              <w:marRight w:val="0"/>
              <w:marTop w:val="0"/>
              <w:marBottom w:val="0"/>
              <w:divBdr>
                <w:top w:val="none" w:sz="0" w:space="0" w:color="auto"/>
                <w:left w:val="none" w:sz="0" w:space="0" w:color="auto"/>
                <w:bottom w:val="none" w:sz="0" w:space="0" w:color="auto"/>
                <w:right w:val="none" w:sz="0" w:space="0" w:color="auto"/>
              </w:divBdr>
            </w:div>
            <w:div w:id="1738935416">
              <w:marLeft w:val="0"/>
              <w:marRight w:val="0"/>
              <w:marTop w:val="0"/>
              <w:marBottom w:val="0"/>
              <w:divBdr>
                <w:top w:val="none" w:sz="0" w:space="0" w:color="auto"/>
                <w:left w:val="none" w:sz="0" w:space="0" w:color="auto"/>
                <w:bottom w:val="none" w:sz="0" w:space="0" w:color="auto"/>
                <w:right w:val="none" w:sz="0" w:space="0" w:color="auto"/>
              </w:divBdr>
            </w:div>
            <w:div w:id="1743018695">
              <w:marLeft w:val="0"/>
              <w:marRight w:val="0"/>
              <w:marTop w:val="0"/>
              <w:marBottom w:val="0"/>
              <w:divBdr>
                <w:top w:val="none" w:sz="0" w:space="0" w:color="auto"/>
                <w:left w:val="none" w:sz="0" w:space="0" w:color="auto"/>
                <w:bottom w:val="none" w:sz="0" w:space="0" w:color="auto"/>
                <w:right w:val="none" w:sz="0" w:space="0" w:color="auto"/>
              </w:divBdr>
            </w:div>
            <w:div w:id="1756437037">
              <w:marLeft w:val="0"/>
              <w:marRight w:val="0"/>
              <w:marTop w:val="0"/>
              <w:marBottom w:val="0"/>
              <w:divBdr>
                <w:top w:val="none" w:sz="0" w:space="0" w:color="auto"/>
                <w:left w:val="none" w:sz="0" w:space="0" w:color="auto"/>
                <w:bottom w:val="none" w:sz="0" w:space="0" w:color="auto"/>
                <w:right w:val="none" w:sz="0" w:space="0" w:color="auto"/>
              </w:divBdr>
            </w:div>
            <w:div w:id="1757439854">
              <w:marLeft w:val="0"/>
              <w:marRight w:val="0"/>
              <w:marTop w:val="0"/>
              <w:marBottom w:val="0"/>
              <w:divBdr>
                <w:top w:val="none" w:sz="0" w:space="0" w:color="auto"/>
                <w:left w:val="none" w:sz="0" w:space="0" w:color="auto"/>
                <w:bottom w:val="none" w:sz="0" w:space="0" w:color="auto"/>
                <w:right w:val="none" w:sz="0" w:space="0" w:color="auto"/>
              </w:divBdr>
            </w:div>
            <w:div w:id="1767001546">
              <w:marLeft w:val="0"/>
              <w:marRight w:val="0"/>
              <w:marTop w:val="0"/>
              <w:marBottom w:val="0"/>
              <w:divBdr>
                <w:top w:val="none" w:sz="0" w:space="0" w:color="auto"/>
                <w:left w:val="none" w:sz="0" w:space="0" w:color="auto"/>
                <w:bottom w:val="none" w:sz="0" w:space="0" w:color="auto"/>
                <w:right w:val="none" w:sz="0" w:space="0" w:color="auto"/>
              </w:divBdr>
            </w:div>
            <w:div w:id="1784572054">
              <w:marLeft w:val="0"/>
              <w:marRight w:val="0"/>
              <w:marTop w:val="0"/>
              <w:marBottom w:val="0"/>
              <w:divBdr>
                <w:top w:val="none" w:sz="0" w:space="0" w:color="auto"/>
                <w:left w:val="none" w:sz="0" w:space="0" w:color="auto"/>
                <w:bottom w:val="none" w:sz="0" w:space="0" w:color="auto"/>
                <w:right w:val="none" w:sz="0" w:space="0" w:color="auto"/>
              </w:divBdr>
            </w:div>
            <w:div w:id="1784615866">
              <w:marLeft w:val="0"/>
              <w:marRight w:val="0"/>
              <w:marTop w:val="0"/>
              <w:marBottom w:val="0"/>
              <w:divBdr>
                <w:top w:val="none" w:sz="0" w:space="0" w:color="auto"/>
                <w:left w:val="none" w:sz="0" w:space="0" w:color="auto"/>
                <w:bottom w:val="none" w:sz="0" w:space="0" w:color="auto"/>
                <w:right w:val="none" w:sz="0" w:space="0" w:color="auto"/>
              </w:divBdr>
            </w:div>
            <w:div w:id="1786197081">
              <w:marLeft w:val="0"/>
              <w:marRight w:val="0"/>
              <w:marTop w:val="0"/>
              <w:marBottom w:val="0"/>
              <w:divBdr>
                <w:top w:val="none" w:sz="0" w:space="0" w:color="auto"/>
                <w:left w:val="none" w:sz="0" w:space="0" w:color="auto"/>
                <w:bottom w:val="none" w:sz="0" w:space="0" w:color="auto"/>
                <w:right w:val="none" w:sz="0" w:space="0" w:color="auto"/>
              </w:divBdr>
            </w:div>
            <w:div w:id="1805582840">
              <w:marLeft w:val="0"/>
              <w:marRight w:val="0"/>
              <w:marTop w:val="0"/>
              <w:marBottom w:val="0"/>
              <w:divBdr>
                <w:top w:val="none" w:sz="0" w:space="0" w:color="auto"/>
                <w:left w:val="none" w:sz="0" w:space="0" w:color="auto"/>
                <w:bottom w:val="none" w:sz="0" w:space="0" w:color="auto"/>
                <w:right w:val="none" w:sz="0" w:space="0" w:color="auto"/>
              </w:divBdr>
            </w:div>
            <w:div w:id="1818955101">
              <w:marLeft w:val="0"/>
              <w:marRight w:val="0"/>
              <w:marTop w:val="0"/>
              <w:marBottom w:val="0"/>
              <w:divBdr>
                <w:top w:val="none" w:sz="0" w:space="0" w:color="auto"/>
                <w:left w:val="none" w:sz="0" w:space="0" w:color="auto"/>
                <w:bottom w:val="none" w:sz="0" w:space="0" w:color="auto"/>
                <w:right w:val="none" w:sz="0" w:space="0" w:color="auto"/>
              </w:divBdr>
            </w:div>
            <w:div w:id="1822769113">
              <w:marLeft w:val="0"/>
              <w:marRight w:val="0"/>
              <w:marTop w:val="0"/>
              <w:marBottom w:val="0"/>
              <w:divBdr>
                <w:top w:val="none" w:sz="0" w:space="0" w:color="auto"/>
                <w:left w:val="none" w:sz="0" w:space="0" w:color="auto"/>
                <w:bottom w:val="none" w:sz="0" w:space="0" w:color="auto"/>
                <w:right w:val="none" w:sz="0" w:space="0" w:color="auto"/>
              </w:divBdr>
            </w:div>
            <w:div w:id="1824658361">
              <w:marLeft w:val="0"/>
              <w:marRight w:val="0"/>
              <w:marTop w:val="0"/>
              <w:marBottom w:val="0"/>
              <w:divBdr>
                <w:top w:val="none" w:sz="0" w:space="0" w:color="auto"/>
                <w:left w:val="none" w:sz="0" w:space="0" w:color="auto"/>
                <w:bottom w:val="none" w:sz="0" w:space="0" w:color="auto"/>
                <w:right w:val="none" w:sz="0" w:space="0" w:color="auto"/>
              </w:divBdr>
            </w:div>
            <w:div w:id="1845783685">
              <w:marLeft w:val="0"/>
              <w:marRight w:val="0"/>
              <w:marTop w:val="0"/>
              <w:marBottom w:val="0"/>
              <w:divBdr>
                <w:top w:val="none" w:sz="0" w:space="0" w:color="auto"/>
                <w:left w:val="none" w:sz="0" w:space="0" w:color="auto"/>
                <w:bottom w:val="none" w:sz="0" w:space="0" w:color="auto"/>
                <w:right w:val="none" w:sz="0" w:space="0" w:color="auto"/>
              </w:divBdr>
            </w:div>
            <w:div w:id="1858226776">
              <w:marLeft w:val="0"/>
              <w:marRight w:val="0"/>
              <w:marTop w:val="0"/>
              <w:marBottom w:val="0"/>
              <w:divBdr>
                <w:top w:val="none" w:sz="0" w:space="0" w:color="auto"/>
                <w:left w:val="none" w:sz="0" w:space="0" w:color="auto"/>
                <w:bottom w:val="none" w:sz="0" w:space="0" w:color="auto"/>
                <w:right w:val="none" w:sz="0" w:space="0" w:color="auto"/>
              </w:divBdr>
            </w:div>
            <w:div w:id="1869105225">
              <w:marLeft w:val="0"/>
              <w:marRight w:val="0"/>
              <w:marTop w:val="0"/>
              <w:marBottom w:val="0"/>
              <w:divBdr>
                <w:top w:val="none" w:sz="0" w:space="0" w:color="auto"/>
                <w:left w:val="none" w:sz="0" w:space="0" w:color="auto"/>
                <w:bottom w:val="none" w:sz="0" w:space="0" w:color="auto"/>
                <w:right w:val="none" w:sz="0" w:space="0" w:color="auto"/>
              </w:divBdr>
            </w:div>
            <w:div w:id="1871916914">
              <w:marLeft w:val="0"/>
              <w:marRight w:val="0"/>
              <w:marTop w:val="0"/>
              <w:marBottom w:val="0"/>
              <w:divBdr>
                <w:top w:val="none" w:sz="0" w:space="0" w:color="auto"/>
                <w:left w:val="none" w:sz="0" w:space="0" w:color="auto"/>
                <w:bottom w:val="none" w:sz="0" w:space="0" w:color="auto"/>
                <w:right w:val="none" w:sz="0" w:space="0" w:color="auto"/>
              </w:divBdr>
            </w:div>
            <w:div w:id="1871918175">
              <w:marLeft w:val="0"/>
              <w:marRight w:val="0"/>
              <w:marTop w:val="0"/>
              <w:marBottom w:val="0"/>
              <w:divBdr>
                <w:top w:val="none" w:sz="0" w:space="0" w:color="auto"/>
                <w:left w:val="none" w:sz="0" w:space="0" w:color="auto"/>
                <w:bottom w:val="none" w:sz="0" w:space="0" w:color="auto"/>
                <w:right w:val="none" w:sz="0" w:space="0" w:color="auto"/>
              </w:divBdr>
            </w:div>
            <w:div w:id="1874876913">
              <w:marLeft w:val="0"/>
              <w:marRight w:val="0"/>
              <w:marTop w:val="0"/>
              <w:marBottom w:val="0"/>
              <w:divBdr>
                <w:top w:val="none" w:sz="0" w:space="0" w:color="auto"/>
                <w:left w:val="none" w:sz="0" w:space="0" w:color="auto"/>
                <w:bottom w:val="none" w:sz="0" w:space="0" w:color="auto"/>
                <w:right w:val="none" w:sz="0" w:space="0" w:color="auto"/>
              </w:divBdr>
            </w:div>
            <w:div w:id="1891913210">
              <w:marLeft w:val="0"/>
              <w:marRight w:val="0"/>
              <w:marTop w:val="0"/>
              <w:marBottom w:val="0"/>
              <w:divBdr>
                <w:top w:val="none" w:sz="0" w:space="0" w:color="auto"/>
                <w:left w:val="none" w:sz="0" w:space="0" w:color="auto"/>
                <w:bottom w:val="none" w:sz="0" w:space="0" w:color="auto"/>
                <w:right w:val="none" w:sz="0" w:space="0" w:color="auto"/>
              </w:divBdr>
            </w:div>
            <w:div w:id="1918006151">
              <w:marLeft w:val="0"/>
              <w:marRight w:val="0"/>
              <w:marTop w:val="0"/>
              <w:marBottom w:val="0"/>
              <w:divBdr>
                <w:top w:val="none" w:sz="0" w:space="0" w:color="auto"/>
                <w:left w:val="none" w:sz="0" w:space="0" w:color="auto"/>
                <w:bottom w:val="none" w:sz="0" w:space="0" w:color="auto"/>
                <w:right w:val="none" w:sz="0" w:space="0" w:color="auto"/>
              </w:divBdr>
            </w:div>
            <w:div w:id="1929997526">
              <w:marLeft w:val="0"/>
              <w:marRight w:val="0"/>
              <w:marTop w:val="0"/>
              <w:marBottom w:val="0"/>
              <w:divBdr>
                <w:top w:val="none" w:sz="0" w:space="0" w:color="auto"/>
                <w:left w:val="none" w:sz="0" w:space="0" w:color="auto"/>
                <w:bottom w:val="none" w:sz="0" w:space="0" w:color="auto"/>
                <w:right w:val="none" w:sz="0" w:space="0" w:color="auto"/>
              </w:divBdr>
            </w:div>
            <w:div w:id="1938098651">
              <w:marLeft w:val="0"/>
              <w:marRight w:val="0"/>
              <w:marTop w:val="0"/>
              <w:marBottom w:val="0"/>
              <w:divBdr>
                <w:top w:val="none" w:sz="0" w:space="0" w:color="auto"/>
                <w:left w:val="none" w:sz="0" w:space="0" w:color="auto"/>
                <w:bottom w:val="none" w:sz="0" w:space="0" w:color="auto"/>
                <w:right w:val="none" w:sz="0" w:space="0" w:color="auto"/>
              </w:divBdr>
            </w:div>
            <w:div w:id="1940403947">
              <w:marLeft w:val="0"/>
              <w:marRight w:val="0"/>
              <w:marTop w:val="0"/>
              <w:marBottom w:val="0"/>
              <w:divBdr>
                <w:top w:val="none" w:sz="0" w:space="0" w:color="auto"/>
                <w:left w:val="none" w:sz="0" w:space="0" w:color="auto"/>
                <w:bottom w:val="none" w:sz="0" w:space="0" w:color="auto"/>
                <w:right w:val="none" w:sz="0" w:space="0" w:color="auto"/>
              </w:divBdr>
            </w:div>
            <w:div w:id="1952517729">
              <w:marLeft w:val="0"/>
              <w:marRight w:val="0"/>
              <w:marTop w:val="0"/>
              <w:marBottom w:val="0"/>
              <w:divBdr>
                <w:top w:val="none" w:sz="0" w:space="0" w:color="auto"/>
                <w:left w:val="none" w:sz="0" w:space="0" w:color="auto"/>
                <w:bottom w:val="none" w:sz="0" w:space="0" w:color="auto"/>
                <w:right w:val="none" w:sz="0" w:space="0" w:color="auto"/>
              </w:divBdr>
            </w:div>
            <w:div w:id="1959991663">
              <w:marLeft w:val="0"/>
              <w:marRight w:val="0"/>
              <w:marTop w:val="0"/>
              <w:marBottom w:val="0"/>
              <w:divBdr>
                <w:top w:val="none" w:sz="0" w:space="0" w:color="auto"/>
                <w:left w:val="none" w:sz="0" w:space="0" w:color="auto"/>
                <w:bottom w:val="none" w:sz="0" w:space="0" w:color="auto"/>
                <w:right w:val="none" w:sz="0" w:space="0" w:color="auto"/>
              </w:divBdr>
            </w:div>
            <w:div w:id="1964189965">
              <w:marLeft w:val="0"/>
              <w:marRight w:val="0"/>
              <w:marTop w:val="0"/>
              <w:marBottom w:val="0"/>
              <w:divBdr>
                <w:top w:val="none" w:sz="0" w:space="0" w:color="auto"/>
                <w:left w:val="none" w:sz="0" w:space="0" w:color="auto"/>
                <w:bottom w:val="none" w:sz="0" w:space="0" w:color="auto"/>
                <w:right w:val="none" w:sz="0" w:space="0" w:color="auto"/>
              </w:divBdr>
            </w:div>
            <w:div w:id="1965767562">
              <w:marLeft w:val="0"/>
              <w:marRight w:val="0"/>
              <w:marTop w:val="0"/>
              <w:marBottom w:val="0"/>
              <w:divBdr>
                <w:top w:val="none" w:sz="0" w:space="0" w:color="auto"/>
                <w:left w:val="none" w:sz="0" w:space="0" w:color="auto"/>
                <w:bottom w:val="none" w:sz="0" w:space="0" w:color="auto"/>
                <w:right w:val="none" w:sz="0" w:space="0" w:color="auto"/>
              </w:divBdr>
            </w:div>
            <w:div w:id="1965840771">
              <w:marLeft w:val="0"/>
              <w:marRight w:val="0"/>
              <w:marTop w:val="0"/>
              <w:marBottom w:val="0"/>
              <w:divBdr>
                <w:top w:val="none" w:sz="0" w:space="0" w:color="auto"/>
                <w:left w:val="none" w:sz="0" w:space="0" w:color="auto"/>
                <w:bottom w:val="none" w:sz="0" w:space="0" w:color="auto"/>
                <w:right w:val="none" w:sz="0" w:space="0" w:color="auto"/>
              </w:divBdr>
            </w:div>
            <w:div w:id="1966692626">
              <w:marLeft w:val="0"/>
              <w:marRight w:val="0"/>
              <w:marTop w:val="0"/>
              <w:marBottom w:val="0"/>
              <w:divBdr>
                <w:top w:val="none" w:sz="0" w:space="0" w:color="auto"/>
                <w:left w:val="none" w:sz="0" w:space="0" w:color="auto"/>
                <w:bottom w:val="none" w:sz="0" w:space="0" w:color="auto"/>
                <w:right w:val="none" w:sz="0" w:space="0" w:color="auto"/>
              </w:divBdr>
            </w:div>
            <w:div w:id="1973515248">
              <w:marLeft w:val="0"/>
              <w:marRight w:val="0"/>
              <w:marTop w:val="0"/>
              <w:marBottom w:val="0"/>
              <w:divBdr>
                <w:top w:val="none" w:sz="0" w:space="0" w:color="auto"/>
                <w:left w:val="none" w:sz="0" w:space="0" w:color="auto"/>
                <w:bottom w:val="none" w:sz="0" w:space="0" w:color="auto"/>
                <w:right w:val="none" w:sz="0" w:space="0" w:color="auto"/>
              </w:divBdr>
            </w:div>
            <w:div w:id="1975285904">
              <w:marLeft w:val="0"/>
              <w:marRight w:val="0"/>
              <w:marTop w:val="0"/>
              <w:marBottom w:val="0"/>
              <w:divBdr>
                <w:top w:val="none" w:sz="0" w:space="0" w:color="auto"/>
                <w:left w:val="none" w:sz="0" w:space="0" w:color="auto"/>
                <w:bottom w:val="none" w:sz="0" w:space="0" w:color="auto"/>
                <w:right w:val="none" w:sz="0" w:space="0" w:color="auto"/>
              </w:divBdr>
            </w:div>
            <w:div w:id="1979459905">
              <w:marLeft w:val="0"/>
              <w:marRight w:val="0"/>
              <w:marTop w:val="0"/>
              <w:marBottom w:val="0"/>
              <w:divBdr>
                <w:top w:val="none" w:sz="0" w:space="0" w:color="auto"/>
                <w:left w:val="none" w:sz="0" w:space="0" w:color="auto"/>
                <w:bottom w:val="none" w:sz="0" w:space="0" w:color="auto"/>
                <w:right w:val="none" w:sz="0" w:space="0" w:color="auto"/>
              </w:divBdr>
            </w:div>
            <w:div w:id="1980375144">
              <w:marLeft w:val="0"/>
              <w:marRight w:val="0"/>
              <w:marTop w:val="0"/>
              <w:marBottom w:val="0"/>
              <w:divBdr>
                <w:top w:val="none" w:sz="0" w:space="0" w:color="auto"/>
                <w:left w:val="none" w:sz="0" w:space="0" w:color="auto"/>
                <w:bottom w:val="none" w:sz="0" w:space="0" w:color="auto"/>
                <w:right w:val="none" w:sz="0" w:space="0" w:color="auto"/>
              </w:divBdr>
            </w:div>
            <w:div w:id="1987082175">
              <w:marLeft w:val="0"/>
              <w:marRight w:val="0"/>
              <w:marTop w:val="0"/>
              <w:marBottom w:val="0"/>
              <w:divBdr>
                <w:top w:val="none" w:sz="0" w:space="0" w:color="auto"/>
                <w:left w:val="none" w:sz="0" w:space="0" w:color="auto"/>
                <w:bottom w:val="none" w:sz="0" w:space="0" w:color="auto"/>
                <w:right w:val="none" w:sz="0" w:space="0" w:color="auto"/>
              </w:divBdr>
            </w:div>
            <w:div w:id="2018338384">
              <w:marLeft w:val="0"/>
              <w:marRight w:val="0"/>
              <w:marTop w:val="0"/>
              <w:marBottom w:val="0"/>
              <w:divBdr>
                <w:top w:val="none" w:sz="0" w:space="0" w:color="auto"/>
                <w:left w:val="none" w:sz="0" w:space="0" w:color="auto"/>
                <w:bottom w:val="none" w:sz="0" w:space="0" w:color="auto"/>
                <w:right w:val="none" w:sz="0" w:space="0" w:color="auto"/>
              </w:divBdr>
            </w:div>
            <w:div w:id="2022926878">
              <w:marLeft w:val="0"/>
              <w:marRight w:val="0"/>
              <w:marTop w:val="0"/>
              <w:marBottom w:val="0"/>
              <w:divBdr>
                <w:top w:val="none" w:sz="0" w:space="0" w:color="auto"/>
                <w:left w:val="none" w:sz="0" w:space="0" w:color="auto"/>
                <w:bottom w:val="none" w:sz="0" w:space="0" w:color="auto"/>
                <w:right w:val="none" w:sz="0" w:space="0" w:color="auto"/>
              </w:divBdr>
            </w:div>
            <w:div w:id="2038846024">
              <w:marLeft w:val="0"/>
              <w:marRight w:val="0"/>
              <w:marTop w:val="0"/>
              <w:marBottom w:val="0"/>
              <w:divBdr>
                <w:top w:val="none" w:sz="0" w:space="0" w:color="auto"/>
                <w:left w:val="none" w:sz="0" w:space="0" w:color="auto"/>
                <w:bottom w:val="none" w:sz="0" w:space="0" w:color="auto"/>
                <w:right w:val="none" w:sz="0" w:space="0" w:color="auto"/>
              </w:divBdr>
            </w:div>
            <w:div w:id="2091659440">
              <w:marLeft w:val="0"/>
              <w:marRight w:val="0"/>
              <w:marTop w:val="0"/>
              <w:marBottom w:val="0"/>
              <w:divBdr>
                <w:top w:val="none" w:sz="0" w:space="0" w:color="auto"/>
                <w:left w:val="none" w:sz="0" w:space="0" w:color="auto"/>
                <w:bottom w:val="none" w:sz="0" w:space="0" w:color="auto"/>
                <w:right w:val="none" w:sz="0" w:space="0" w:color="auto"/>
              </w:divBdr>
            </w:div>
            <w:div w:id="2101680780">
              <w:marLeft w:val="0"/>
              <w:marRight w:val="0"/>
              <w:marTop w:val="0"/>
              <w:marBottom w:val="0"/>
              <w:divBdr>
                <w:top w:val="none" w:sz="0" w:space="0" w:color="auto"/>
                <w:left w:val="none" w:sz="0" w:space="0" w:color="auto"/>
                <w:bottom w:val="none" w:sz="0" w:space="0" w:color="auto"/>
                <w:right w:val="none" w:sz="0" w:space="0" w:color="auto"/>
              </w:divBdr>
            </w:div>
            <w:div w:id="2110546033">
              <w:marLeft w:val="0"/>
              <w:marRight w:val="0"/>
              <w:marTop w:val="0"/>
              <w:marBottom w:val="0"/>
              <w:divBdr>
                <w:top w:val="none" w:sz="0" w:space="0" w:color="auto"/>
                <w:left w:val="none" w:sz="0" w:space="0" w:color="auto"/>
                <w:bottom w:val="none" w:sz="0" w:space="0" w:color="auto"/>
                <w:right w:val="none" w:sz="0" w:space="0" w:color="auto"/>
              </w:divBdr>
            </w:div>
            <w:div w:id="21226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2207">
      <w:bodyDiv w:val="1"/>
      <w:marLeft w:val="0"/>
      <w:marRight w:val="0"/>
      <w:marTop w:val="0"/>
      <w:marBottom w:val="0"/>
      <w:divBdr>
        <w:top w:val="none" w:sz="0" w:space="0" w:color="auto"/>
        <w:left w:val="none" w:sz="0" w:space="0" w:color="auto"/>
        <w:bottom w:val="none" w:sz="0" w:space="0" w:color="auto"/>
        <w:right w:val="none" w:sz="0" w:space="0" w:color="auto"/>
      </w:divBdr>
      <w:divsChild>
        <w:div w:id="1368483003">
          <w:marLeft w:val="0"/>
          <w:marRight w:val="0"/>
          <w:marTop w:val="0"/>
          <w:marBottom w:val="0"/>
          <w:divBdr>
            <w:top w:val="none" w:sz="0" w:space="0" w:color="auto"/>
            <w:left w:val="none" w:sz="0" w:space="0" w:color="auto"/>
            <w:bottom w:val="none" w:sz="0" w:space="0" w:color="auto"/>
            <w:right w:val="none" w:sz="0" w:space="0" w:color="auto"/>
          </w:divBdr>
          <w:divsChild>
            <w:div w:id="73863481">
              <w:marLeft w:val="0"/>
              <w:marRight w:val="0"/>
              <w:marTop w:val="0"/>
              <w:marBottom w:val="0"/>
              <w:divBdr>
                <w:top w:val="none" w:sz="0" w:space="0" w:color="auto"/>
                <w:left w:val="none" w:sz="0" w:space="0" w:color="auto"/>
                <w:bottom w:val="none" w:sz="0" w:space="0" w:color="auto"/>
                <w:right w:val="none" w:sz="0" w:space="0" w:color="auto"/>
              </w:divBdr>
              <w:divsChild>
                <w:div w:id="1685597594">
                  <w:marLeft w:val="0"/>
                  <w:marRight w:val="0"/>
                  <w:marTop w:val="0"/>
                  <w:marBottom w:val="0"/>
                  <w:divBdr>
                    <w:top w:val="none" w:sz="0" w:space="0" w:color="auto"/>
                    <w:left w:val="none" w:sz="0" w:space="0" w:color="auto"/>
                    <w:bottom w:val="none" w:sz="0" w:space="0" w:color="auto"/>
                    <w:right w:val="none" w:sz="0" w:space="0" w:color="auto"/>
                  </w:divBdr>
                </w:div>
              </w:divsChild>
            </w:div>
            <w:div w:id="77294145">
              <w:marLeft w:val="0"/>
              <w:marRight w:val="0"/>
              <w:marTop w:val="0"/>
              <w:marBottom w:val="0"/>
              <w:divBdr>
                <w:top w:val="none" w:sz="0" w:space="0" w:color="auto"/>
                <w:left w:val="none" w:sz="0" w:space="0" w:color="auto"/>
                <w:bottom w:val="none" w:sz="0" w:space="0" w:color="auto"/>
                <w:right w:val="none" w:sz="0" w:space="0" w:color="auto"/>
              </w:divBdr>
              <w:divsChild>
                <w:div w:id="1289508590">
                  <w:marLeft w:val="0"/>
                  <w:marRight w:val="0"/>
                  <w:marTop w:val="0"/>
                  <w:marBottom w:val="0"/>
                  <w:divBdr>
                    <w:top w:val="none" w:sz="0" w:space="0" w:color="auto"/>
                    <w:left w:val="none" w:sz="0" w:space="0" w:color="auto"/>
                    <w:bottom w:val="none" w:sz="0" w:space="0" w:color="auto"/>
                    <w:right w:val="none" w:sz="0" w:space="0" w:color="auto"/>
                  </w:divBdr>
                </w:div>
              </w:divsChild>
            </w:div>
            <w:div w:id="81799331">
              <w:marLeft w:val="0"/>
              <w:marRight w:val="0"/>
              <w:marTop w:val="0"/>
              <w:marBottom w:val="0"/>
              <w:divBdr>
                <w:top w:val="none" w:sz="0" w:space="0" w:color="auto"/>
                <w:left w:val="none" w:sz="0" w:space="0" w:color="auto"/>
                <w:bottom w:val="none" w:sz="0" w:space="0" w:color="auto"/>
                <w:right w:val="none" w:sz="0" w:space="0" w:color="auto"/>
              </w:divBdr>
              <w:divsChild>
                <w:div w:id="179440014">
                  <w:marLeft w:val="0"/>
                  <w:marRight w:val="0"/>
                  <w:marTop w:val="0"/>
                  <w:marBottom w:val="0"/>
                  <w:divBdr>
                    <w:top w:val="none" w:sz="0" w:space="0" w:color="auto"/>
                    <w:left w:val="none" w:sz="0" w:space="0" w:color="auto"/>
                    <w:bottom w:val="none" w:sz="0" w:space="0" w:color="auto"/>
                    <w:right w:val="none" w:sz="0" w:space="0" w:color="auto"/>
                  </w:divBdr>
                </w:div>
              </w:divsChild>
            </w:div>
            <w:div w:id="138615684">
              <w:marLeft w:val="0"/>
              <w:marRight w:val="0"/>
              <w:marTop w:val="0"/>
              <w:marBottom w:val="0"/>
              <w:divBdr>
                <w:top w:val="none" w:sz="0" w:space="0" w:color="auto"/>
                <w:left w:val="none" w:sz="0" w:space="0" w:color="auto"/>
                <w:bottom w:val="none" w:sz="0" w:space="0" w:color="auto"/>
                <w:right w:val="none" w:sz="0" w:space="0" w:color="auto"/>
              </w:divBdr>
              <w:divsChild>
                <w:div w:id="565993502">
                  <w:marLeft w:val="0"/>
                  <w:marRight w:val="0"/>
                  <w:marTop w:val="0"/>
                  <w:marBottom w:val="0"/>
                  <w:divBdr>
                    <w:top w:val="none" w:sz="0" w:space="0" w:color="auto"/>
                    <w:left w:val="none" w:sz="0" w:space="0" w:color="auto"/>
                    <w:bottom w:val="none" w:sz="0" w:space="0" w:color="auto"/>
                    <w:right w:val="none" w:sz="0" w:space="0" w:color="auto"/>
                  </w:divBdr>
                </w:div>
              </w:divsChild>
            </w:div>
            <w:div w:id="158355454">
              <w:marLeft w:val="0"/>
              <w:marRight w:val="0"/>
              <w:marTop w:val="0"/>
              <w:marBottom w:val="0"/>
              <w:divBdr>
                <w:top w:val="none" w:sz="0" w:space="0" w:color="auto"/>
                <w:left w:val="none" w:sz="0" w:space="0" w:color="auto"/>
                <w:bottom w:val="none" w:sz="0" w:space="0" w:color="auto"/>
                <w:right w:val="none" w:sz="0" w:space="0" w:color="auto"/>
              </w:divBdr>
              <w:divsChild>
                <w:div w:id="1704747926">
                  <w:marLeft w:val="0"/>
                  <w:marRight w:val="0"/>
                  <w:marTop w:val="0"/>
                  <w:marBottom w:val="0"/>
                  <w:divBdr>
                    <w:top w:val="none" w:sz="0" w:space="0" w:color="auto"/>
                    <w:left w:val="none" w:sz="0" w:space="0" w:color="auto"/>
                    <w:bottom w:val="none" w:sz="0" w:space="0" w:color="auto"/>
                    <w:right w:val="none" w:sz="0" w:space="0" w:color="auto"/>
                  </w:divBdr>
                </w:div>
              </w:divsChild>
            </w:div>
            <w:div w:id="256253340">
              <w:marLeft w:val="0"/>
              <w:marRight w:val="0"/>
              <w:marTop w:val="0"/>
              <w:marBottom w:val="0"/>
              <w:divBdr>
                <w:top w:val="none" w:sz="0" w:space="0" w:color="auto"/>
                <w:left w:val="none" w:sz="0" w:space="0" w:color="auto"/>
                <w:bottom w:val="none" w:sz="0" w:space="0" w:color="auto"/>
                <w:right w:val="none" w:sz="0" w:space="0" w:color="auto"/>
              </w:divBdr>
              <w:divsChild>
                <w:div w:id="630474280">
                  <w:marLeft w:val="0"/>
                  <w:marRight w:val="0"/>
                  <w:marTop w:val="0"/>
                  <w:marBottom w:val="0"/>
                  <w:divBdr>
                    <w:top w:val="none" w:sz="0" w:space="0" w:color="auto"/>
                    <w:left w:val="none" w:sz="0" w:space="0" w:color="auto"/>
                    <w:bottom w:val="none" w:sz="0" w:space="0" w:color="auto"/>
                    <w:right w:val="none" w:sz="0" w:space="0" w:color="auto"/>
                  </w:divBdr>
                </w:div>
              </w:divsChild>
            </w:div>
            <w:div w:id="319427239">
              <w:marLeft w:val="0"/>
              <w:marRight w:val="0"/>
              <w:marTop w:val="0"/>
              <w:marBottom w:val="0"/>
              <w:divBdr>
                <w:top w:val="none" w:sz="0" w:space="0" w:color="auto"/>
                <w:left w:val="none" w:sz="0" w:space="0" w:color="auto"/>
                <w:bottom w:val="none" w:sz="0" w:space="0" w:color="auto"/>
                <w:right w:val="none" w:sz="0" w:space="0" w:color="auto"/>
              </w:divBdr>
              <w:divsChild>
                <w:div w:id="203444036">
                  <w:marLeft w:val="0"/>
                  <w:marRight w:val="0"/>
                  <w:marTop w:val="0"/>
                  <w:marBottom w:val="0"/>
                  <w:divBdr>
                    <w:top w:val="none" w:sz="0" w:space="0" w:color="auto"/>
                    <w:left w:val="none" w:sz="0" w:space="0" w:color="auto"/>
                    <w:bottom w:val="none" w:sz="0" w:space="0" w:color="auto"/>
                    <w:right w:val="none" w:sz="0" w:space="0" w:color="auto"/>
                  </w:divBdr>
                </w:div>
              </w:divsChild>
            </w:div>
            <w:div w:id="343558075">
              <w:marLeft w:val="0"/>
              <w:marRight w:val="0"/>
              <w:marTop w:val="0"/>
              <w:marBottom w:val="0"/>
              <w:divBdr>
                <w:top w:val="none" w:sz="0" w:space="0" w:color="auto"/>
                <w:left w:val="none" w:sz="0" w:space="0" w:color="auto"/>
                <w:bottom w:val="none" w:sz="0" w:space="0" w:color="auto"/>
                <w:right w:val="none" w:sz="0" w:space="0" w:color="auto"/>
              </w:divBdr>
              <w:divsChild>
                <w:div w:id="2040691788">
                  <w:marLeft w:val="0"/>
                  <w:marRight w:val="0"/>
                  <w:marTop w:val="0"/>
                  <w:marBottom w:val="0"/>
                  <w:divBdr>
                    <w:top w:val="none" w:sz="0" w:space="0" w:color="auto"/>
                    <w:left w:val="none" w:sz="0" w:space="0" w:color="auto"/>
                    <w:bottom w:val="none" w:sz="0" w:space="0" w:color="auto"/>
                    <w:right w:val="none" w:sz="0" w:space="0" w:color="auto"/>
                  </w:divBdr>
                </w:div>
              </w:divsChild>
            </w:div>
            <w:div w:id="381176978">
              <w:marLeft w:val="0"/>
              <w:marRight w:val="0"/>
              <w:marTop w:val="0"/>
              <w:marBottom w:val="0"/>
              <w:divBdr>
                <w:top w:val="none" w:sz="0" w:space="0" w:color="auto"/>
                <w:left w:val="none" w:sz="0" w:space="0" w:color="auto"/>
                <w:bottom w:val="none" w:sz="0" w:space="0" w:color="auto"/>
                <w:right w:val="none" w:sz="0" w:space="0" w:color="auto"/>
              </w:divBdr>
              <w:divsChild>
                <w:div w:id="1590382972">
                  <w:marLeft w:val="0"/>
                  <w:marRight w:val="0"/>
                  <w:marTop w:val="0"/>
                  <w:marBottom w:val="0"/>
                  <w:divBdr>
                    <w:top w:val="none" w:sz="0" w:space="0" w:color="auto"/>
                    <w:left w:val="none" w:sz="0" w:space="0" w:color="auto"/>
                    <w:bottom w:val="none" w:sz="0" w:space="0" w:color="auto"/>
                    <w:right w:val="none" w:sz="0" w:space="0" w:color="auto"/>
                  </w:divBdr>
                </w:div>
              </w:divsChild>
            </w:div>
            <w:div w:id="385373318">
              <w:marLeft w:val="0"/>
              <w:marRight w:val="0"/>
              <w:marTop w:val="0"/>
              <w:marBottom w:val="0"/>
              <w:divBdr>
                <w:top w:val="none" w:sz="0" w:space="0" w:color="auto"/>
                <w:left w:val="none" w:sz="0" w:space="0" w:color="auto"/>
                <w:bottom w:val="none" w:sz="0" w:space="0" w:color="auto"/>
                <w:right w:val="none" w:sz="0" w:space="0" w:color="auto"/>
              </w:divBdr>
              <w:divsChild>
                <w:div w:id="155075556">
                  <w:marLeft w:val="0"/>
                  <w:marRight w:val="0"/>
                  <w:marTop w:val="0"/>
                  <w:marBottom w:val="0"/>
                  <w:divBdr>
                    <w:top w:val="none" w:sz="0" w:space="0" w:color="auto"/>
                    <w:left w:val="none" w:sz="0" w:space="0" w:color="auto"/>
                    <w:bottom w:val="none" w:sz="0" w:space="0" w:color="auto"/>
                    <w:right w:val="none" w:sz="0" w:space="0" w:color="auto"/>
                  </w:divBdr>
                </w:div>
              </w:divsChild>
            </w:div>
            <w:div w:id="420368715">
              <w:marLeft w:val="0"/>
              <w:marRight w:val="0"/>
              <w:marTop w:val="0"/>
              <w:marBottom w:val="0"/>
              <w:divBdr>
                <w:top w:val="none" w:sz="0" w:space="0" w:color="auto"/>
                <w:left w:val="none" w:sz="0" w:space="0" w:color="auto"/>
                <w:bottom w:val="none" w:sz="0" w:space="0" w:color="auto"/>
                <w:right w:val="none" w:sz="0" w:space="0" w:color="auto"/>
              </w:divBdr>
              <w:divsChild>
                <w:div w:id="1230848602">
                  <w:marLeft w:val="0"/>
                  <w:marRight w:val="0"/>
                  <w:marTop w:val="0"/>
                  <w:marBottom w:val="0"/>
                  <w:divBdr>
                    <w:top w:val="none" w:sz="0" w:space="0" w:color="auto"/>
                    <w:left w:val="none" w:sz="0" w:space="0" w:color="auto"/>
                    <w:bottom w:val="none" w:sz="0" w:space="0" w:color="auto"/>
                    <w:right w:val="none" w:sz="0" w:space="0" w:color="auto"/>
                  </w:divBdr>
                </w:div>
              </w:divsChild>
            </w:div>
            <w:div w:id="421797278">
              <w:marLeft w:val="0"/>
              <w:marRight w:val="0"/>
              <w:marTop w:val="0"/>
              <w:marBottom w:val="0"/>
              <w:divBdr>
                <w:top w:val="none" w:sz="0" w:space="0" w:color="auto"/>
                <w:left w:val="none" w:sz="0" w:space="0" w:color="auto"/>
                <w:bottom w:val="none" w:sz="0" w:space="0" w:color="auto"/>
                <w:right w:val="none" w:sz="0" w:space="0" w:color="auto"/>
              </w:divBdr>
              <w:divsChild>
                <w:div w:id="1799912968">
                  <w:marLeft w:val="0"/>
                  <w:marRight w:val="0"/>
                  <w:marTop w:val="0"/>
                  <w:marBottom w:val="0"/>
                  <w:divBdr>
                    <w:top w:val="none" w:sz="0" w:space="0" w:color="auto"/>
                    <w:left w:val="none" w:sz="0" w:space="0" w:color="auto"/>
                    <w:bottom w:val="none" w:sz="0" w:space="0" w:color="auto"/>
                    <w:right w:val="none" w:sz="0" w:space="0" w:color="auto"/>
                  </w:divBdr>
                </w:div>
              </w:divsChild>
            </w:div>
            <w:div w:id="434715594">
              <w:marLeft w:val="0"/>
              <w:marRight w:val="0"/>
              <w:marTop w:val="0"/>
              <w:marBottom w:val="0"/>
              <w:divBdr>
                <w:top w:val="none" w:sz="0" w:space="0" w:color="auto"/>
                <w:left w:val="none" w:sz="0" w:space="0" w:color="auto"/>
                <w:bottom w:val="none" w:sz="0" w:space="0" w:color="auto"/>
                <w:right w:val="none" w:sz="0" w:space="0" w:color="auto"/>
              </w:divBdr>
              <w:divsChild>
                <w:div w:id="2080205915">
                  <w:marLeft w:val="0"/>
                  <w:marRight w:val="0"/>
                  <w:marTop w:val="0"/>
                  <w:marBottom w:val="0"/>
                  <w:divBdr>
                    <w:top w:val="none" w:sz="0" w:space="0" w:color="auto"/>
                    <w:left w:val="none" w:sz="0" w:space="0" w:color="auto"/>
                    <w:bottom w:val="none" w:sz="0" w:space="0" w:color="auto"/>
                    <w:right w:val="none" w:sz="0" w:space="0" w:color="auto"/>
                  </w:divBdr>
                </w:div>
              </w:divsChild>
            </w:div>
            <w:div w:id="446118733">
              <w:marLeft w:val="0"/>
              <w:marRight w:val="0"/>
              <w:marTop w:val="0"/>
              <w:marBottom w:val="0"/>
              <w:divBdr>
                <w:top w:val="none" w:sz="0" w:space="0" w:color="auto"/>
                <w:left w:val="none" w:sz="0" w:space="0" w:color="auto"/>
                <w:bottom w:val="none" w:sz="0" w:space="0" w:color="auto"/>
                <w:right w:val="none" w:sz="0" w:space="0" w:color="auto"/>
              </w:divBdr>
              <w:divsChild>
                <w:div w:id="1694068427">
                  <w:marLeft w:val="0"/>
                  <w:marRight w:val="0"/>
                  <w:marTop w:val="0"/>
                  <w:marBottom w:val="0"/>
                  <w:divBdr>
                    <w:top w:val="none" w:sz="0" w:space="0" w:color="auto"/>
                    <w:left w:val="none" w:sz="0" w:space="0" w:color="auto"/>
                    <w:bottom w:val="none" w:sz="0" w:space="0" w:color="auto"/>
                    <w:right w:val="none" w:sz="0" w:space="0" w:color="auto"/>
                  </w:divBdr>
                </w:div>
              </w:divsChild>
            </w:div>
            <w:div w:id="460805930">
              <w:marLeft w:val="0"/>
              <w:marRight w:val="0"/>
              <w:marTop w:val="0"/>
              <w:marBottom w:val="0"/>
              <w:divBdr>
                <w:top w:val="none" w:sz="0" w:space="0" w:color="auto"/>
                <w:left w:val="none" w:sz="0" w:space="0" w:color="auto"/>
                <w:bottom w:val="none" w:sz="0" w:space="0" w:color="auto"/>
                <w:right w:val="none" w:sz="0" w:space="0" w:color="auto"/>
              </w:divBdr>
              <w:divsChild>
                <w:div w:id="483203271">
                  <w:marLeft w:val="0"/>
                  <w:marRight w:val="0"/>
                  <w:marTop w:val="0"/>
                  <w:marBottom w:val="0"/>
                  <w:divBdr>
                    <w:top w:val="none" w:sz="0" w:space="0" w:color="auto"/>
                    <w:left w:val="none" w:sz="0" w:space="0" w:color="auto"/>
                    <w:bottom w:val="none" w:sz="0" w:space="0" w:color="auto"/>
                    <w:right w:val="none" w:sz="0" w:space="0" w:color="auto"/>
                  </w:divBdr>
                </w:div>
              </w:divsChild>
            </w:div>
            <w:div w:id="461462056">
              <w:marLeft w:val="0"/>
              <w:marRight w:val="0"/>
              <w:marTop w:val="0"/>
              <w:marBottom w:val="0"/>
              <w:divBdr>
                <w:top w:val="none" w:sz="0" w:space="0" w:color="auto"/>
                <w:left w:val="none" w:sz="0" w:space="0" w:color="auto"/>
                <w:bottom w:val="none" w:sz="0" w:space="0" w:color="auto"/>
                <w:right w:val="none" w:sz="0" w:space="0" w:color="auto"/>
              </w:divBdr>
              <w:divsChild>
                <w:div w:id="96801831">
                  <w:marLeft w:val="0"/>
                  <w:marRight w:val="0"/>
                  <w:marTop w:val="0"/>
                  <w:marBottom w:val="0"/>
                  <w:divBdr>
                    <w:top w:val="none" w:sz="0" w:space="0" w:color="auto"/>
                    <w:left w:val="none" w:sz="0" w:space="0" w:color="auto"/>
                    <w:bottom w:val="none" w:sz="0" w:space="0" w:color="auto"/>
                    <w:right w:val="none" w:sz="0" w:space="0" w:color="auto"/>
                  </w:divBdr>
                </w:div>
              </w:divsChild>
            </w:div>
            <w:div w:id="470558023">
              <w:marLeft w:val="0"/>
              <w:marRight w:val="0"/>
              <w:marTop w:val="0"/>
              <w:marBottom w:val="0"/>
              <w:divBdr>
                <w:top w:val="none" w:sz="0" w:space="0" w:color="auto"/>
                <w:left w:val="none" w:sz="0" w:space="0" w:color="auto"/>
                <w:bottom w:val="none" w:sz="0" w:space="0" w:color="auto"/>
                <w:right w:val="none" w:sz="0" w:space="0" w:color="auto"/>
              </w:divBdr>
              <w:divsChild>
                <w:div w:id="2111969856">
                  <w:marLeft w:val="0"/>
                  <w:marRight w:val="0"/>
                  <w:marTop w:val="0"/>
                  <w:marBottom w:val="0"/>
                  <w:divBdr>
                    <w:top w:val="none" w:sz="0" w:space="0" w:color="auto"/>
                    <w:left w:val="none" w:sz="0" w:space="0" w:color="auto"/>
                    <w:bottom w:val="none" w:sz="0" w:space="0" w:color="auto"/>
                    <w:right w:val="none" w:sz="0" w:space="0" w:color="auto"/>
                  </w:divBdr>
                </w:div>
              </w:divsChild>
            </w:div>
            <w:div w:id="478308735">
              <w:marLeft w:val="0"/>
              <w:marRight w:val="0"/>
              <w:marTop w:val="0"/>
              <w:marBottom w:val="0"/>
              <w:divBdr>
                <w:top w:val="none" w:sz="0" w:space="0" w:color="auto"/>
                <w:left w:val="none" w:sz="0" w:space="0" w:color="auto"/>
                <w:bottom w:val="none" w:sz="0" w:space="0" w:color="auto"/>
                <w:right w:val="none" w:sz="0" w:space="0" w:color="auto"/>
              </w:divBdr>
              <w:divsChild>
                <w:div w:id="1256015604">
                  <w:marLeft w:val="0"/>
                  <w:marRight w:val="0"/>
                  <w:marTop w:val="0"/>
                  <w:marBottom w:val="0"/>
                  <w:divBdr>
                    <w:top w:val="none" w:sz="0" w:space="0" w:color="auto"/>
                    <w:left w:val="none" w:sz="0" w:space="0" w:color="auto"/>
                    <w:bottom w:val="none" w:sz="0" w:space="0" w:color="auto"/>
                    <w:right w:val="none" w:sz="0" w:space="0" w:color="auto"/>
                  </w:divBdr>
                </w:div>
              </w:divsChild>
            </w:div>
            <w:div w:id="501046059">
              <w:marLeft w:val="0"/>
              <w:marRight w:val="0"/>
              <w:marTop w:val="0"/>
              <w:marBottom w:val="0"/>
              <w:divBdr>
                <w:top w:val="none" w:sz="0" w:space="0" w:color="auto"/>
                <w:left w:val="none" w:sz="0" w:space="0" w:color="auto"/>
                <w:bottom w:val="none" w:sz="0" w:space="0" w:color="auto"/>
                <w:right w:val="none" w:sz="0" w:space="0" w:color="auto"/>
              </w:divBdr>
              <w:divsChild>
                <w:div w:id="1367103798">
                  <w:marLeft w:val="0"/>
                  <w:marRight w:val="0"/>
                  <w:marTop w:val="0"/>
                  <w:marBottom w:val="0"/>
                  <w:divBdr>
                    <w:top w:val="none" w:sz="0" w:space="0" w:color="auto"/>
                    <w:left w:val="none" w:sz="0" w:space="0" w:color="auto"/>
                    <w:bottom w:val="none" w:sz="0" w:space="0" w:color="auto"/>
                    <w:right w:val="none" w:sz="0" w:space="0" w:color="auto"/>
                  </w:divBdr>
                </w:div>
              </w:divsChild>
            </w:div>
            <w:div w:id="502428006">
              <w:marLeft w:val="0"/>
              <w:marRight w:val="0"/>
              <w:marTop w:val="0"/>
              <w:marBottom w:val="0"/>
              <w:divBdr>
                <w:top w:val="none" w:sz="0" w:space="0" w:color="auto"/>
                <w:left w:val="none" w:sz="0" w:space="0" w:color="auto"/>
                <w:bottom w:val="none" w:sz="0" w:space="0" w:color="auto"/>
                <w:right w:val="none" w:sz="0" w:space="0" w:color="auto"/>
              </w:divBdr>
              <w:divsChild>
                <w:div w:id="1184245527">
                  <w:marLeft w:val="0"/>
                  <w:marRight w:val="0"/>
                  <w:marTop w:val="0"/>
                  <w:marBottom w:val="0"/>
                  <w:divBdr>
                    <w:top w:val="none" w:sz="0" w:space="0" w:color="auto"/>
                    <w:left w:val="none" w:sz="0" w:space="0" w:color="auto"/>
                    <w:bottom w:val="none" w:sz="0" w:space="0" w:color="auto"/>
                    <w:right w:val="none" w:sz="0" w:space="0" w:color="auto"/>
                  </w:divBdr>
                </w:div>
              </w:divsChild>
            </w:div>
            <w:div w:id="533617506">
              <w:marLeft w:val="0"/>
              <w:marRight w:val="0"/>
              <w:marTop w:val="0"/>
              <w:marBottom w:val="0"/>
              <w:divBdr>
                <w:top w:val="none" w:sz="0" w:space="0" w:color="auto"/>
                <w:left w:val="none" w:sz="0" w:space="0" w:color="auto"/>
                <w:bottom w:val="none" w:sz="0" w:space="0" w:color="auto"/>
                <w:right w:val="none" w:sz="0" w:space="0" w:color="auto"/>
              </w:divBdr>
              <w:divsChild>
                <w:div w:id="944268673">
                  <w:marLeft w:val="0"/>
                  <w:marRight w:val="0"/>
                  <w:marTop w:val="0"/>
                  <w:marBottom w:val="0"/>
                  <w:divBdr>
                    <w:top w:val="none" w:sz="0" w:space="0" w:color="auto"/>
                    <w:left w:val="none" w:sz="0" w:space="0" w:color="auto"/>
                    <w:bottom w:val="none" w:sz="0" w:space="0" w:color="auto"/>
                    <w:right w:val="none" w:sz="0" w:space="0" w:color="auto"/>
                  </w:divBdr>
                </w:div>
              </w:divsChild>
            </w:div>
            <w:div w:id="554003769">
              <w:marLeft w:val="0"/>
              <w:marRight w:val="0"/>
              <w:marTop w:val="0"/>
              <w:marBottom w:val="0"/>
              <w:divBdr>
                <w:top w:val="none" w:sz="0" w:space="0" w:color="auto"/>
                <w:left w:val="none" w:sz="0" w:space="0" w:color="auto"/>
                <w:bottom w:val="none" w:sz="0" w:space="0" w:color="auto"/>
                <w:right w:val="none" w:sz="0" w:space="0" w:color="auto"/>
              </w:divBdr>
              <w:divsChild>
                <w:div w:id="415371363">
                  <w:marLeft w:val="0"/>
                  <w:marRight w:val="0"/>
                  <w:marTop w:val="0"/>
                  <w:marBottom w:val="0"/>
                  <w:divBdr>
                    <w:top w:val="none" w:sz="0" w:space="0" w:color="auto"/>
                    <w:left w:val="none" w:sz="0" w:space="0" w:color="auto"/>
                    <w:bottom w:val="none" w:sz="0" w:space="0" w:color="auto"/>
                    <w:right w:val="none" w:sz="0" w:space="0" w:color="auto"/>
                  </w:divBdr>
                </w:div>
              </w:divsChild>
            </w:div>
            <w:div w:id="571039631">
              <w:marLeft w:val="0"/>
              <w:marRight w:val="0"/>
              <w:marTop w:val="0"/>
              <w:marBottom w:val="0"/>
              <w:divBdr>
                <w:top w:val="none" w:sz="0" w:space="0" w:color="auto"/>
                <w:left w:val="none" w:sz="0" w:space="0" w:color="auto"/>
                <w:bottom w:val="none" w:sz="0" w:space="0" w:color="auto"/>
                <w:right w:val="none" w:sz="0" w:space="0" w:color="auto"/>
              </w:divBdr>
              <w:divsChild>
                <w:div w:id="1277713989">
                  <w:marLeft w:val="0"/>
                  <w:marRight w:val="0"/>
                  <w:marTop w:val="0"/>
                  <w:marBottom w:val="0"/>
                  <w:divBdr>
                    <w:top w:val="none" w:sz="0" w:space="0" w:color="auto"/>
                    <w:left w:val="none" w:sz="0" w:space="0" w:color="auto"/>
                    <w:bottom w:val="none" w:sz="0" w:space="0" w:color="auto"/>
                    <w:right w:val="none" w:sz="0" w:space="0" w:color="auto"/>
                  </w:divBdr>
                </w:div>
              </w:divsChild>
            </w:div>
            <w:div w:id="583105202">
              <w:marLeft w:val="0"/>
              <w:marRight w:val="0"/>
              <w:marTop w:val="0"/>
              <w:marBottom w:val="0"/>
              <w:divBdr>
                <w:top w:val="none" w:sz="0" w:space="0" w:color="auto"/>
                <w:left w:val="none" w:sz="0" w:space="0" w:color="auto"/>
                <w:bottom w:val="none" w:sz="0" w:space="0" w:color="auto"/>
                <w:right w:val="none" w:sz="0" w:space="0" w:color="auto"/>
              </w:divBdr>
              <w:divsChild>
                <w:div w:id="1322731686">
                  <w:marLeft w:val="0"/>
                  <w:marRight w:val="0"/>
                  <w:marTop w:val="0"/>
                  <w:marBottom w:val="0"/>
                  <w:divBdr>
                    <w:top w:val="none" w:sz="0" w:space="0" w:color="auto"/>
                    <w:left w:val="none" w:sz="0" w:space="0" w:color="auto"/>
                    <w:bottom w:val="none" w:sz="0" w:space="0" w:color="auto"/>
                    <w:right w:val="none" w:sz="0" w:space="0" w:color="auto"/>
                  </w:divBdr>
                </w:div>
              </w:divsChild>
            </w:div>
            <w:div w:id="624387138">
              <w:marLeft w:val="0"/>
              <w:marRight w:val="0"/>
              <w:marTop w:val="0"/>
              <w:marBottom w:val="0"/>
              <w:divBdr>
                <w:top w:val="none" w:sz="0" w:space="0" w:color="auto"/>
                <w:left w:val="none" w:sz="0" w:space="0" w:color="auto"/>
                <w:bottom w:val="none" w:sz="0" w:space="0" w:color="auto"/>
                <w:right w:val="none" w:sz="0" w:space="0" w:color="auto"/>
              </w:divBdr>
              <w:divsChild>
                <w:div w:id="753404996">
                  <w:marLeft w:val="0"/>
                  <w:marRight w:val="0"/>
                  <w:marTop w:val="0"/>
                  <w:marBottom w:val="0"/>
                  <w:divBdr>
                    <w:top w:val="none" w:sz="0" w:space="0" w:color="auto"/>
                    <w:left w:val="none" w:sz="0" w:space="0" w:color="auto"/>
                    <w:bottom w:val="none" w:sz="0" w:space="0" w:color="auto"/>
                    <w:right w:val="none" w:sz="0" w:space="0" w:color="auto"/>
                  </w:divBdr>
                </w:div>
              </w:divsChild>
            </w:div>
            <w:div w:id="628244414">
              <w:marLeft w:val="0"/>
              <w:marRight w:val="0"/>
              <w:marTop w:val="0"/>
              <w:marBottom w:val="0"/>
              <w:divBdr>
                <w:top w:val="none" w:sz="0" w:space="0" w:color="auto"/>
                <w:left w:val="none" w:sz="0" w:space="0" w:color="auto"/>
                <w:bottom w:val="none" w:sz="0" w:space="0" w:color="auto"/>
                <w:right w:val="none" w:sz="0" w:space="0" w:color="auto"/>
              </w:divBdr>
              <w:divsChild>
                <w:div w:id="1443303252">
                  <w:marLeft w:val="0"/>
                  <w:marRight w:val="0"/>
                  <w:marTop w:val="0"/>
                  <w:marBottom w:val="0"/>
                  <w:divBdr>
                    <w:top w:val="none" w:sz="0" w:space="0" w:color="auto"/>
                    <w:left w:val="none" w:sz="0" w:space="0" w:color="auto"/>
                    <w:bottom w:val="none" w:sz="0" w:space="0" w:color="auto"/>
                    <w:right w:val="none" w:sz="0" w:space="0" w:color="auto"/>
                  </w:divBdr>
                </w:div>
              </w:divsChild>
            </w:div>
            <w:div w:id="681736969">
              <w:marLeft w:val="0"/>
              <w:marRight w:val="0"/>
              <w:marTop w:val="0"/>
              <w:marBottom w:val="0"/>
              <w:divBdr>
                <w:top w:val="none" w:sz="0" w:space="0" w:color="auto"/>
                <w:left w:val="none" w:sz="0" w:space="0" w:color="auto"/>
                <w:bottom w:val="none" w:sz="0" w:space="0" w:color="auto"/>
                <w:right w:val="none" w:sz="0" w:space="0" w:color="auto"/>
              </w:divBdr>
              <w:divsChild>
                <w:div w:id="1579636499">
                  <w:marLeft w:val="0"/>
                  <w:marRight w:val="0"/>
                  <w:marTop w:val="0"/>
                  <w:marBottom w:val="0"/>
                  <w:divBdr>
                    <w:top w:val="none" w:sz="0" w:space="0" w:color="auto"/>
                    <w:left w:val="none" w:sz="0" w:space="0" w:color="auto"/>
                    <w:bottom w:val="none" w:sz="0" w:space="0" w:color="auto"/>
                    <w:right w:val="none" w:sz="0" w:space="0" w:color="auto"/>
                  </w:divBdr>
                </w:div>
              </w:divsChild>
            </w:div>
            <w:div w:id="683018524">
              <w:marLeft w:val="0"/>
              <w:marRight w:val="0"/>
              <w:marTop w:val="0"/>
              <w:marBottom w:val="0"/>
              <w:divBdr>
                <w:top w:val="none" w:sz="0" w:space="0" w:color="auto"/>
                <w:left w:val="none" w:sz="0" w:space="0" w:color="auto"/>
                <w:bottom w:val="none" w:sz="0" w:space="0" w:color="auto"/>
                <w:right w:val="none" w:sz="0" w:space="0" w:color="auto"/>
              </w:divBdr>
              <w:divsChild>
                <w:div w:id="1590852124">
                  <w:marLeft w:val="0"/>
                  <w:marRight w:val="0"/>
                  <w:marTop w:val="0"/>
                  <w:marBottom w:val="0"/>
                  <w:divBdr>
                    <w:top w:val="none" w:sz="0" w:space="0" w:color="auto"/>
                    <w:left w:val="none" w:sz="0" w:space="0" w:color="auto"/>
                    <w:bottom w:val="none" w:sz="0" w:space="0" w:color="auto"/>
                    <w:right w:val="none" w:sz="0" w:space="0" w:color="auto"/>
                  </w:divBdr>
                </w:div>
              </w:divsChild>
            </w:div>
            <w:div w:id="717709491">
              <w:marLeft w:val="0"/>
              <w:marRight w:val="0"/>
              <w:marTop w:val="0"/>
              <w:marBottom w:val="0"/>
              <w:divBdr>
                <w:top w:val="none" w:sz="0" w:space="0" w:color="auto"/>
                <w:left w:val="none" w:sz="0" w:space="0" w:color="auto"/>
                <w:bottom w:val="none" w:sz="0" w:space="0" w:color="auto"/>
                <w:right w:val="none" w:sz="0" w:space="0" w:color="auto"/>
              </w:divBdr>
              <w:divsChild>
                <w:div w:id="119421313">
                  <w:marLeft w:val="0"/>
                  <w:marRight w:val="0"/>
                  <w:marTop w:val="0"/>
                  <w:marBottom w:val="0"/>
                  <w:divBdr>
                    <w:top w:val="none" w:sz="0" w:space="0" w:color="auto"/>
                    <w:left w:val="none" w:sz="0" w:space="0" w:color="auto"/>
                    <w:bottom w:val="none" w:sz="0" w:space="0" w:color="auto"/>
                    <w:right w:val="none" w:sz="0" w:space="0" w:color="auto"/>
                  </w:divBdr>
                </w:div>
              </w:divsChild>
            </w:div>
            <w:div w:id="726689752">
              <w:marLeft w:val="0"/>
              <w:marRight w:val="0"/>
              <w:marTop w:val="0"/>
              <w:marBottom w:val="0"/>
              <w:divBdr>
                <w:top w:val="none" w:sz="0" w:space="0" w:color="auto"/>
                <w:left w:val="none" w:sz="0" w:space="0" w:color="auto"/>
                <w:bottom w:val="none" w:sz="0" w:space="0" w:color="auto"/>
                <w:right w:val="none" w:sz="0" w:space="0" w:color="auto"/>
              </w:divBdr>
              <w:divsChild>
                <w:div w:id="1236744264">
                  <w:marLeft w:val="0"/>
                  <w:marRight w:val="0"/>
                  <w:marTop w:val="0"/>
                  <w:marBottom w:val="0"/>
                  <w:divBdr>
                    <w:top w:val="none" w:sz="0" w:space="0" w:color="auto"/>
                    <w:left w:val="none" w:sz="0" w:space="0" w:color="auto"/>
                    <w:bottom w:val="none" w:sz="0" w:space="0" w:color="auto"/>
                    <w:right w:val="none" w:sz="0" w:space="0" w:color="auto"/>
                  </w:divBdr>
                </w:div>
              </w:divsChild>
            </w:div>
            <w:div w:id="856117619">
              <w:marLeft w:val="0"/>
              <w:marRight w:val="0"/>
              <w:marTop w:val="0"/>
              <w:marBottom w:val="0"/>
              <w:divBdr>
                <w:top w:val="none" w:sz="0" w:space="0" w:color="auto"/>
                <w:left w:val="none" w:sz="0" w:space="0" w:color="auto"/>
                <w:bottom w:val="none" w:sz="0" w:space="0" w:color="auto"/>
                <w:right w:val="none" w:sz="0" w:space="0" w:color="auto"/>
              </w:divBdr>
              <w:divsChild>
                <w:div w:id="2011325698">
                  <w:marLeft w:val="0"/>
                  <w:marRight w:val="0"/>
                  <w:marTop w:val="0"/>
                  <w:marBottom w:val="0"/>
                  <w:divBdr>
                    <w:top w:val="none" w:sz="0" w:space="0" w:color="auto"/>
                    <w:left w:val="none" w:sz="0" w:space="0" w:color="auto"/>
                    <w:bottom w:val="none" w:sz="0" w:space="0" w:color="auto"/>
                    <w:right w:val="none" w:sz="0" w:space="0" w:color="auto"/>
                  </w:divBdr>
                </w:div>
              </w:divsChild>
            </w:div>
            <w:div w:id="857892022">
              <w:marLeft w:val="0"/>
              <w:marRight w:val="0"/>
              <w:marTop w:val="0"/>
              <w:marBottom w:val="0"/>
              <w:divBdr>
                <w:top w:val="none" w:sz="0" w:space="0" w:color="auto"/>
                <w:left w:val="none" w:sz="0" w:space="0" w:color="auto"/>
                <w:bottom w:val="none" w:sz="0" w:space="0" w:color="auto"/>
                <w:right w:val="none" w:sz="0" w:space="0" w:color="auto"/>
              </w:divBdr>
              <w:divsChild>
                <w:div w:id="287123777">
                  <w:marLeft w:val="0"/>
                  <w:marRight w:val="0"/>
                  <w:marTop w:val="0"/>
                  <w:marBottom w:val="0"/>
                  <w:divBdr>
                    <w:top w:val="none" w:sz="0" w:space="0" w:color="auto"/>
                    <w:left w:val="none" w:sz="0" w:space="0" w:color="auto"/>
                    <w:bottom w:val="none" w:sz="0" w:space="0" w:color="auto"/>
                    <w:right w:val="none" w:sz="0" w:space="0" w:color="auto"/>
                  </w:divBdr>
                </w:div>
              </w:divsChild>
            </w:div>
            <w:div w:id="887451848">
              <w:marLeft w:val="0"/>
              <w:marRight w:val="0"/>
              <w:marTop w:val="0"/>
              <w:marBottom w:val="0"/>
              <w:divBdr>
                <w:top w:val="none" w:sz="0" w:space="0" w:color="auto"/>
                <w:left w:val="none" w:sz="0" w:space="0" w:color="auto"/>
                <w:bottom w:val="none" w:sz="0" w:space="0" w:color="auto"/>
                <w:right w:val="none" w:sz="0" w:space="0" w:color="auto"/>
              </w:divBdr>
              <w:divsChild>
                <w:div w:id="1385789793">
                  <w:marLeft w:val="0"/>
                  <w:marRight w:val="0"/>
                  <w:marTop w:val="0"/>
                  <w:marBottom w:val="0"/>
                  <w:divBdr>
                    <w:top w:val="none" w:sz="0" w:space="0" w:color="auto"/>
                    <w:left w:val="none" w:sz="0" w:space="0" w:color="auto"/>
                    <w:bottom w:val="none" w:sz="0" w:space="0" w:color="auto"/>
                    <w:right w:val="none" w:sz="0" w:space="0" w:color="auto"/>
                  </w:divBdr>
                </w:div>
              </w:divsChild>
            </w:div>
            <w:div w:id="890507449">
              <w:marLeft w:val="0"/>
              <w:marRight w:val="0"/>
              <w:marTop w:val="0"/>
              <w:marBottom w:val="0"/>
              <w:divBdr>
                <w:top w:val="none" w:sz="0" w:space="0" w:color="auto"/>
                <w:left w:val="none" w:sz="0" w:space="0" w:color="auto"/>
                <w:bottom w:val="none" w:sz="0" w:space="0" w:color="auto"/>
                <w:right w:val="none" w:sz="0" w:space="0" w:color="auto"/>
              </w:divBdr>
              <w:divsChild>
                <w:div w:id="1959872882">
                  <w:marLeft w:val="0"/>
                  <w:marRight w:val="0"/>
                  <w:marTop w:val="0"/>
                  <w:marBottom w:val="0"/>
                  <w:divBdr>
                    <w:top w:val="none" w:sz="0" w:space="0" w:color="auto"/>
                    <w:left w:val="none" w:sz="0" w:space="0" w:color="auto"/>
                    <w:bottom w:val="none" w:sz="0" w:space="0" w:color="auto"/>
                    <w:right w:val="none" w:sz="0" w:space="0" w:color="auto"/>
                  </w:divBdr>
                </w:div>
              </w:divsChild>
            </w:div>
            <w:div w:id="902258437">
              <w:marLeft w:val="0"/>
              <w:marRight w:val="0"/>
              <w:marTop w:val="0"/>
              <w:marBottom w:val="0"/>
              <w:divBdr>
                <w:top w:val="none" w:sz="0" w:space="0" w:color="auto"/>
                <w:left w:val="none" w:sz="0" w:space="0" w:color="auto"/>
                <w:bottom w:val="none" w:sz="0" w:space="0" w:color="auto"/>
                <w:right w:val="none" w:sz="0" w:space="0" w:color="auto"/>
              </w:divBdr>
              <w:divsChild>
                <w:div w:id="238907788">
                  <w:marLeft w:val="0"/>
                  <w:marRight w:val="0"/>
                  <w:marTop w:val="0"/>
                  <w:marBottom w:val="0"/>
                  <w:divBdr>
                    <w:top w:val="none" w:sz="0" w:space="0" w:color="auto"/>
                    <w:left w:val="none" w:sz="0" w:space="0" w:color="auto"/>
                    <w:bottom w:val="none" w:sz="0" w:space="0" w:color="auto"/>
                    <w:right w:val="none" w:sz="0" w:space="0" w:color="auto"/>
                  </w:divBdr>
                </w:div>
              </w:divsChild>
            </w:div>
            <w:div w:id="917252580">
              <w:marLeft w:val="0"/>
              <w:marRight w:val="0"/>
              <w:marTop w:val="0"/>
              <w:marBottom w:val="0"/>
              <w:divBdr>
                <w:top w:val="none" w:sz="0" w:space="0" w:color="auto"/>
                <w:left w:val="none" w:sz="0" w:space="0" w:color="auto"/>
                <w:bottom w:val="none" w:sz="0" w:space="0" w:color="auto"/>
                <w:right w:val="none" w:sz="0" w:space="0" w:color="auto"/>
              </w:divBdr>
              <w:divsChild>
                <w:div w:id="1497064363">
                  <w:marLeft w:val="0"/>
                  <w:marRight w:val="0"/>
                  <w:marTop w:val="0"/>
                  <w:marBottom w:val="0"/>
                  <w:divBdr>
                    <w:top w:val="none" w:sz="0" w:space="0" w:color="auto"/>
                    <w:left w:val="none" w:sz="0" w:space="0" w:color="auto"/>
                    <w:bottom w:val="none" w:sz="0" w:space="0" w:color="auto"/>
                    <w:right w:val="none" w:sz="0" w:space="0" w:color="auto"/>
                  </w:divBdr>
                </w:div>
              </w:divsChild>
            </w:div>
            <w:div w:id="940604727">
              <w:marLeft w:val="0"/>
              <w:marRight w:val="0"/>
              <w:marTop w:val="0"/>
              <w:marBottom w:val="0"/>
              <w:divBdr>
                <w:top w:val="none" w:sz="0" w:space="0" w:color="auto"/>
                <w:left w:val="none" w:sz="0" w:space="0" w:color="auto"/>
                <w:bottom w:val="none" w:sz="0" w:space="0" w:color="auto"/>
                <w:right w:val="none" w:sz="0" w:space="0" w:color="auto"/>
              </w:divBdr>
              <w:divsChild>
                <w:div w:id="1009021511">
                  <w:marLeft w:val="0"/>
                  <w:marRight w:val="0"/>
                  <w:marTop w:val="0"/>
                  <w:marBottom w:val="0"/>
                  <w:divBdr>
                    <w:top w:val="none" w:sz="0" w:space="0" w:color="auto"/>
                    <w:left w:val="none" w:sz="0" w:space="0" w:color="auto"/>
                    <w:bottom w:val="none" w:sz="0" w:space="0" w:color="auto"/>
                    <w:right w:val="none" w:sz="0" w:space="0" w:color="auto"/>
                  </w:divBdr>
                </w:div>
              </w:divsChild>
            </w:div>
            <w:div w:id="947928565">
              <w:marLeft w:val="0"/>
              <w:marRight w:val="0"/>
              <w:marTop w:val="0"/>
              <w:marBottom w:val="0"/>
              <w:divBdr>
                <w:top w:val="none" w:sz="0" w:space="0" w:color="auto"/>
                <w:left w:val="none" w:sz="0" w:space="0" w:color="auto"/>
                <w:bottom w:val="none" w:sz="0" w:space="0" w:color="auto"/>
                <w:right w:val="none" w:sz="0" w:space="0" w:color="auto"/>
              </w:divBdr>
              <w:divsChild>
                <w:div w:id="697853590">
                  <w:marLeft w:val="0"/>
                  <w:marRight w:val="0"/>
                  <w:marTop w:val="0"/>
                  <w:marBottom w:val="0"/>
                  <w:divBdr>
                    <w:top w:val="none" w:sz="0" w:space="0" w:color="auto"/>
                    <w:left w:val="none" w:sz="0" w:space="0" w:color="auto"/>
                    <w:bottom w:val="none" w:sz="0" w:space="0" w:color="auto"/>
                    <w:right w:val="none" w:sz="0" w:space="0" w:color="auto"/>
                  </w:divBdr>
                </w:div>
              </w:divsChild>
            </w:div>
            <w:div w:id="959146411">
              <w:marLeft w:val="0"/>
              <w:marRight w:val="0"/>
              <w:marTop w:val="0"/>
              <w:marBottom w:val="0"/>
              <w:divBdr>
                <w:top w:val="none" w:sz="0" w:space="0" w:color="auto"/>
                <w:left w:val="none" w:sz="0" w:space="0" w:color="auto"/>
                <w:bottom w:val="none" w:sz="0" w:space="0" w:color="auto"/>
                <w:right w:val="none" w:sz="0" w:space="0" w:color="auto"/>
              </w:divBdr>
              <w:divsChild>
                <w:div w:id="1260597873">
                  <w:marLeft w:val="0"/>
                  <w:marRight w:val="0"/>
                  <w:marTop w:val="0"/>
                  <w:marBottom w:val="0"/>
                  <w:divBdr>
                    <w:top w:val="none" w:sz="0" w:space="0" w:color="auto"/>
                    <w:left w:val="none" w:sz="0" w:space="0" w:color="auto"/>
                    <w:bottom w:val="none" w:sz="0" w:space="0" w:color="auto"/>
                    <w:right w:val="none" w:sz="0" w:space="0" w:color="auto"/>
                  </w:divBdr>
                </w:div>
              </w:divsChild>
            </w:div>
            <w:div w:id="969627361">
              <w:marLeft w:val="0"/>
              <w:marRight w:val="0"/>
              <w:marTop w:val="0"/>
              <w:marBottom w:val="0"/>
              <w:divBdr>
                <w:top w:val="none" w:sz="0" w:space="0" w:color="auto"/>
                <w:left w:val="none" w:sz="0" w:space="0" w:color="auto"/>
                <w:bottom w:val="none" w:sz="0" w:space="0" w:color="auto"/>
                <w:right w:val="none" w:sz="0" w:space="0" w:color="auto"/>
              </w:divBdr>
              <w:divsChild>
                <w:div w:id="1114399439">
                  <w:marLeft w:val="0"/>
                  <w:marRight w:val="0"/>
                  <w:marTop w:val="0"/>
                  <w:marBottom w:val="0"/>
                  <w:divBdr>
                    <w:top w:val="none" w:sz="0" w:space="0" w:color="auto"/>
                    <w:left w:val="none" w:sz="0" w:space="0" w:color="auto"/>
                    <w:bottom w:val="none" w:sz="0" w:space="0" w:color="auto"/>
                    <w:right w:val="none" w:sz="0" w:space="0" w:color="auto"/>
                  </w:divBdr>
                </w:div>
              </w:divsChild>
            </w:div>
            <w:div w:id="971205358">
              <w:marLeft w:val="0"/>
              <w:marRight w:val="0"/>
              <w:marTop w:val="0"/>
              <w:marBottom w:val="0"/>
              <w:divBdr>
                <w:top w:val="none" w:sz="0" w:space="0" w:color="auto"/>
                <w:left w:val="none" w:sz="0" w:space="0" w:color="auto"/>
                <w:bottom w:val="none" w:sz="0" w:space="0" w:color="auto"/>
                <w:right w:val="none" w:sz="0" w:space="0" w:color="auto"/>
              </w:divBdr>
              <w:divsChild>
                <w:div w:id="311372741">
                  <w:marLeft w:val="0"/>
                  <w:marRight w:val="0"/>
                  <w:marTop w:val="0"/>
                  <w:marBottom w:val="0"/>
                  <w:divBdr>
                    <w:top w:val="none" w:sz="0" w:space="0" w:color="auto"/>
                    <w:left w:val="none" w:sz="0" w:space="0" w:color="auto"/>
                    <w:bottom w:val="none" w:sz="0" w:space="0" w:color="auto"/>
                    <w:right w:val="none" w:sz="0" w:space="0" w:color="auto"/>
                  </w:divBdr>
                </w:div>
              </w:divsChild>
            </w:div>
            <w:div w:id="985746528">
              <w:marLeft w:val="0"/>
              <w:marRight w:val="0"/>
              <w:marTop w:val="0"/>
              <w:marBottom w:val="0"/>
              <w:divBdr>
                <w:top w:val="none" w:sz="0" w:space="0" w:color="auto"/>
                <w:left w:val="none" w:sz="0" w:space="0" w:color="auto"/>
                <w:bottom w:val="none" w:sz="0" w:space="0" w:color="auto"/>
                <w:right w:val="none" w:sz="0" w:space="0" w:color="auto"/>
              </w:divBdr>
              <w:divsChild>
                <w:div w:id="2124381318">
                  <w:marLeft w:val="0"/>
                  <w:marRight w:val="0"/>
                  <w:marTop w:val="0"/>
                  <w:marBottom w:val="0"/>
                  <w:divBdr>
                    <w:top w:val="none" w:sz="0" w:space="0" w:color="auto"/>
                    <w:left w:val="none" w:sz="0" w:space="0" w:color="auto"/>
                    <w:bottom w:val="none" w:sz="0" w:space="0" w:color="auto"/>
                    <w:right w:val="none" w:sz="0" w:space="0" w:color="auto"/>
                  </w:divBdr>
                </w:div>
              </w:divsChild>
            </w:div>
            <w:div w:id="996811324">
              <w:marLeft w:val="0"/>
              <w:marRight w:val="0"/>
              <w:marTop w:val="0"/>
              <w:marBottom w:val="0"/>
              <w:divBdr>
                <w:top w:val="none" w:sz="0" w:space="0" w:color="auto"/>
                <w:left w:val="none" w:sz="0" w:space="0" w:color="auto"/>
                <w:bottom w:val="none" w:sz="0" w:space="0" w:color="auto"/>
                <w:right w:val="none" w:sz="0" w:space="0" w:color="auto"/>
              </w:divBdr>
              <w:divsChild>
                <w:div w:id="673922371">
                  <w:marLeft w:val="0"/>
                  <w:marRight w:val="0"/>
                  <w:marTop w:val="0"/>
                  <w:marBottom w:val="0"/>
                  <w:divBdr>
                    <w:top w:val="none" w:sz="0" w:space="0" w:color="auto"/>
                    <w:left w:val="none" w:sz="0" w:space="0" w:color="auto"/>
                    <w:bottom w:val="none" w:sz="0" w:space="0" w:color="auto"/>
                    <w:right w:val="none" w:sz="0" w:space="0" w:color="auto"/>
                  </w:divBdr>
                </w:div>
              </w:divsChild>
            </w:div>
            <w:div w:id="1002009347">
              <w:marLeft w:val="0"/>
              <w:marRight w:val="0"/>
              <w:marTop w:val="0"/>
              <w:marBottom w:val="0"/>
              <w:divBdr>
                <w:top w:val="none" w:sz="0" w:space="0" w:color="auto"/>
                <w:left w:val="none" w:sz="0" w:space="0" w:color="auto"/>
                <w:bottom w:val="none" w:sz="0" w:space="0" w:color="auto"/>
                <w:right w:val="none" w:sz="0" w:space="0" w:color="auto"/>
              </w:divBdr>
              <w:divsChild>
                <w:div w:id="1980766551">
                  <w:marLeft w:val="0"/>
                  <w:marRight w:val="0"/>
                  <w:marTop w:val="0"/>
                  <w:marBottom w:val="0"/>
                  <w:divBdr>
                    <w:top w:val="none" w:sz="0" w:space="0" w:color="auto"/>
                    <w:left w:val="none" w:sz="0" w:space="0" w:color="auto"/>
                    <w:bottom w:val="none" w:sz="0" w:space="0" w:color="auto"/>
                    <w:right w:val="none" w:sz="0" w:space="0" w:color="auto"/>
                  </w:divBdr>
                </w:div>
              </w:divsChild>
            </w:div>
            <w:div w:id="1036346383">
              <w:marLeft w:val="0"/>
              <w:marRight w:val="0"/>
              <w:marTop w:val="0"/>
              <w:marBottom w:val="0"/>
              <w:divBdr>
                <w:top w:val="none" w:sz="0" w:space="0" w:color="auto"/>
                <w:left w:val="none" w:sz="0" w:space="0" w:color="auto"/>
                <w:bottom w:val="none" w:sz="0" w:space="0" w:color="auto"/>
                <w:right w:val="none" w:sz="0" w:space="0" w:color="auto"/>
              </w:divBdr>
              <w:divsChild>
                <w:div w:id="27074207">
                  <w:marLeft w:val="0"/>
                  <w:marRight w:val="0"/>
                  <w:marTop w:val="0"/>
                  <w:marBottom w:val="0"/>
                  <w:divBdr>
                    <w:top w:val="none" w:sz="0" w:space="0" w:color="auto"/>
                    <w:left w:val="none" w:sz="0" w:space="0" w:color="auto"/>
                    <w:bottom w:val="none" w:sz="0" w:space="0" w:color="auto"/>
                    <w:right w:val="none" w:sz="0" w:space="0" w:color="auto"/>
                  </w:divBdr>
                </w:div>
              </w:divsChild>
            </w:div>
            <w:div w:id="1036544193">
              <w:marLeft w:val="0"/>
              <w:marRight w:val="0"/>
              <w:marTop w:val="0"/>
              <w:marBottom w:val="0"/>
              <w:divBdr>
                <w:top w:val="none" w:sz="0" w:space="0" w:color="auto"/>
                <w:left w:val="none" w:sz="0" w:space="0" w:color="auto"/>
                <w:bottom w:val="none" w:sz="0" w:space="0" w:color="auto"/>
                <w:right w:val="none" w:sz="0" w:space="0" w:color="auto"/>
              </w:divBdr>
              <w:divsChild>
                <w:div w:id="1960330887">
                  <w:marLeft w:val="0"/>
                  <w:marRight w:val="0"/>
                  <w:marTop w:val="0"/>
                  <w:marBottom w:val="0"/>
                  <w:divBdr>
                    <w:top w:val="none" w:sz="0" w:space="0" w:color="auto"/>
                    <w:left w:val="none" w:sz="0" w:space="0" w:color="auto"/>
                    <w:bottom w:val="none" w:sz="0" w:space="0" w:color="auto"/>
                    <w:right w:val="none" w:sz="0" w:space="0" w:color="auto"/>
                  </w:divBdr>
                </w:div>
              </w:divsChild>
            </w:div>
            <w:div w:id="1037435449">
              <w:marLeft w:val="0"/>
              <w:marRight w:val="0"/>
              <w:marTop w:val="0"/>
              <w:marBottom w:val="0"/>
              <w:divBdr>
                <w:top w:val="none" w:sz="0" w:space="0" w:color="auto"/>
                <w:left w:val="none" w:sz="0" w:space="0" w:color="auto"/>
                <w:bottom w:val="none" w:sz="0" w:space="0" w:color="auto"/>
                <w:right w:val="none" w:sz="0" w:space="0" w:color="auto"/>
              </w:divBdr>
              <w:divsChild>
                <w:div w:id="1421416114">
                  <w:marLeft w:val="0"/>
                  <w:marRight w:val="0"/>
                  <w:marTop w:val="0"/>
                  <w:marBottom w:val="0"/>
                  <w:divBdr>
                    <w:top w:val="none" w:sz="0" w:space="0" w:color="auto"/>
                    <w:left w:val="none" w:sz="0" w:space="0" w:color="auto"/>
                    <w:bottom w:val="none" w:sz="0" w:space="0" w:color="auto"/>
                    <w:right w:val="none" w:sz="0" w:space="0" w:color="auto"/>
                  </w:divBdr>
                </w:div>
              </w:divsChild>
            </w:div>
            <w:div w:id="1100763011">
              <w:marLeft w:val="0"/>
              <w:marRight w:val="0"/>
              <w:marTop w:val="0"/>
              <w:marBottom w:val="0"/>
              <w:divBdr>
                <w:top w:val="none" w:sz="0" w:space="0" w:color="auto"/>
                <w:left w:val="none" w:sz="0" w:space="0" w:color="auto"/>
                <w:bottom w:val="none" w:sz="0" w:space="0" w:color="auto"/>
                <w:right w:val="none" w:sz="0" w:space="0" w:color="auto"/>
              </w:divBdr>
              <w:divsChild>
                <w:div w:id="1845047344">
                  <w:marLeft w:val="0"/>
                  <w:marRight w:val="0"/>
                  <w:marTop w:val="0"/>
                  <w:marBottom w:val="0"/>
                  <w:divBdr>
                    <w:top w:val="none" w:sz="0" w:space="0" w:color="auto"/>
                    <w:left w:val="none" w:sz="0" w:space="0" w:color="auto"/>
                    <w:bottom w:val="none" w:sz="0" w:space="0" w:color="auto"/>
                    <w:right w:val="none" w:sz="0" w:space="0" w:color="auto"/>
                  </w:divBdr>
                </w:div>
              </w:divsChild>
            </w:div>
            <w:div w:id="1112091199">
              <w:marLeft w:val="0"/>
              <w:marRight w:val="0"/>
              <w:marTop w:val="0"/>
              <w:marBottom w:val="0"/>
              <w:divBdr>
                <w:top w:val="none" w:sz="0" w:space="0" w:color="auto"/>
                <w:left w:val="none" w:sz="0" w:space="0" w:color="auto"/>
                <w:bottom w:val="none" w:sz="0" w:space="0" w:color="auto"/>
                <w:right w:val="none" w:sz="0" w:space="0" w:color="auto"/>
              </w:divBdr>
              <w:divsChild>
                <w:div w:id="1488470372">
                  <w:marLeft w:val="0"/>
                  <w:marRight w:val="0"/>
                  <w:marTop w:val="0"/>
                  <w:marBottom w:val="0"/>
                  <w:divBdr>
                    <w:top w:val="none" w:sz="0" w:space="0" w:color="auto"/>
                    <w:left w:val="none" w:sz="0" w:space="0" w:color="auto"/>
                    <w:bottom w:val="none" w:sz="0" w:space="0" w:color="auto"/>
                    <w:right w:val="none" w:sz="0" w:space="0" w:color="auto"/>
                  </w:divBdr>
                </w:div>
              </w:divsChild>
            </w:div>
            <w:div w:id="1125083537">
              <w:marLeft w:val="0"/>
              <w:marRight w:val="0"/>
              <w:marTop w:val="0"/>
              <w:marBottom w:val="0"/>
              <w:divBdr>
                <w:top w:val="none" w:sz="0" w:space="0" w:color="auto"/>
                <w:left w:val="none" w:sz="0" w:space="0" w:color="auto"/>
                <w:bottom w:val="none" w:sz="0" w:space="0" w:color="auto"/>
                <w:right w:val="none" w:sz="0" w:space="0" w:color="auto"/>
              </w:divBdr>
              <w:divsChild>
                <w:div w:id="727726386">
                  <w:marLeft w:val="0"/>
                  <w:marRight w:val="0"/>
                  <w:marTop w:val="0"/>
                  <w:marBottom w:val="0"/>
                  <w:divBdr>
                    <w:top w:val="none" w:sz="0" w:space="0" w:color="auto"/>
                    <w:left w:val="none" w:sz="0" w:space="0" w:color="auto"/>
                    <w:bottom w:val="none" w:sz="0" w:space="0" w:color="auto"/>
                    <w:right w:val="none" w:sz="0" w:space="0" w:color="auto"/>
                  </w:divBdr>
                </w:div>
              </w:divsChild>
            </w:div>
            <w:div w:id="1166436643">
              <w:marLeft w:val="0"/>
              <w:marRight w:val="0"/>
              <w:marTop w:val="0"/>
              <w:marBottom w:val="0"/>
              <w:divBdr>
                <w:top w:val="none" w:sz="0" w:space="0" w:color="auto"/>
                <w:left w:val="none" w:sz="0" w:space="0" w:color="auto"/>
                <w:bottom w:val="none" w:sz="0" w:space="0" w:color="auto"/>
                <w:right w:val="none" w:sz="0" w:space="0" w:color="auto"/>
              </w:divBdr>
              <w:divsChild>
                <w:div w:id="1857034770">
                  <w:marLeft w:val="0"/>
                  <w:marRight w:val="0"/>
                  <w:marTop w:val="0"/>
                  <w:marBottom w:val="0"/>
                  <w:divBdr>
                    <w:top w:val="none" w:sz="0" w:space="0" w:color="auto"/>
                    <w:left w:val="none" w:sz="0" w:space="0" w:color="auto"/>
                    <w:bottom w:val="none" w:sz="0" w:space="0" w:color="auto"/>
                    <w:right w:val="none" w:sz="0" w:space="0" w:color="auto"/>
                  </w:divBdr>
                </w:div>
              </w:divsChild>
            </w:div>
            <w:div w:id="1168666479">
              <w:marLeft w:val="0"/>
              <w:marRight w:val="0"/>
              <w:marTop w:val="0"/>
              <w:marBottom w:val="0"/>
              <w:divBdr>
                <w:top w:val="none" w:sz="0" w:space="0" w:color="auto"/>
                <w:left w:val="none" w:sz="0" w:space="0" w:color="auto"/>
                <w:bottom w:val="none" w:sz="0" w:space="0" w:color="auto"/>
                <w:right w:val="none" w:sz="0" w:space="0" w:color="auto"/>
              </w:divBdr>
              <w:divsChild>
                <w:div w:id="1507672040">
                  <w:marLeft w:val="0"/>
                  <w:marRight w:val="0"/>
                  <w:marTop w:val="0"/>
                  <w:marBottom w:val="0"/>
                  <w:divBdr>
                    <w:top w:val="none" w:sz="0" w:space="0" w:color="auto"/>
                    <w:left w:val="none" w:sz="0" w:space="0" w:color="auto"/>
                    <w:bottom w:val="none" w:sz="0" w:space="0" w:color="auto"/>
                    <w:right w:val="none" w:sz="0" w:space="0" w:color="auto"/>
                  </w:divBdr>
                </w:div>
              </w:divsChild>
            </w:div>
            <w:div w:id="1169639910">
              <w:marLeft w:val="0"/>
              <w:marRight w:val="0"/>
              <w:marTop w:val="0"/>
              <w:marBottom w:val="0"/>
              <w:divBdr>
                <w:top w:val="none" w:sz="0" w:space="0" w:color="auto"/>
                <w:left w:val="none" w:sz="0" w:space="0" w:color="auto"/>
                <w:bottom w:val="none" w:sz="0" w:space="0" w:color="auto"/>
                <w:right w:val="none" w:sz="0" w:space="0" w:color="auto"/>
              </w:divBdr>
              <w:divsChild>
                <w:div w:id="874655025">
                  <w:marLeft w:val="0"/>
                  <w:marRight w:val="0"/>
                  <w:marTop w:val="0"/>
                  <w:marBottom w:val="0"/>
                  <w:divBdr>
                    <w:top w:val="none" w:sz="0" w:space="0" w:color="auto"/>
                    <w:left w:val="none" w:sz="0" w:space="0" w:color="auto"/>
                    <w:bottom w:val="none" w:sz="0" w:space="0" w:color="auto"/>
                    <w:right w:val="none" w:sz="0" w:space="0" w:color="auto"/>
                  </w:divBdr>
                </w:div>
              </w:divsChild>
            </w:div>
            <w:div w:id="1228031651">
              <w:marLeft w:val="0"/>
              <w:marRight w:val="0"/>
              <w:marTop w:val="0"/>
              <w:marBottom w:val="0"/>
              <w:divBdr>
                <w:top w:val="none" w:sz="0" w:space="0" w:color="auto"/>
                <w:left w:val="none" w:sz="0" w:space="0" w:color="auto"/>
                <w:bottom w:val="none" w:sz="0" w:space="0" w:color="auto"/>
                <w:right w:val="none" w:sz="0" w:space="0" w:color="auto"/>
              </w:divBdr>
              <w:divsChild>
                <w:div w:id="2060350457">
                  <w:marLeft w:val="0"/>
                  <w:marRight w:val="0"/>
                  <w:marTop w:val="0"/>
                  <w:marBottom w:val="0"/>
                  <w:divBdr>
                    <w:top w:val="none" w:sz="0" w:space="0" w:color="auto"/>
                    <w:left w:val="none" w:sz="0" w:space="0" w:color="auto"/>
                    <w:bottom w:val="none" w:sz="0" w:space="0" w:color="auto"/>
                    <w:right w:val="none" w:sz="0" w:space="0" w:color="auto"/>
                  </w:divBdr>
                </w:div>
              </w:divsChild>
            </w:div>
            <w:div w:id="1235505088">
              <w:marLeft w:val="0"/>
              <w:marRight w:val="0"/>
              <w:marTop w:val="0"/>
              <w:marBottom w:val="0"/>
              <w:divBdr>
                <w:top w:val="none" w:sz="0" w:space="0" w:color="auto"/>
                <w:left w:val="none" w:sz="0" w:space="0" w:color="auto"/>
                <w:bottom w:val="none" w:sz="0" w:space="0" w:color="auto"/>
                <w:right w:val="none" w:sz="0" w:space="0" w:color="auto"/>
              </w:divBdr>
              <w:divsChild>
                <w:div w:id="306276611">
                  <w:marLeft w:val="0"/>
                  <w:marRight w:val="0"/>
                  <w:marTop w:val="0"/>
                  <w:marBottom w:val="0"/>
                  <w:divBdr>
                    <w:top w:val="none" w:sz="0" w:space="0" w:color="auto"/>
                    <w:left w:val="none" w:sz="0" w:space="0" w:color="auto"/>
                    <w:bottom w:val="none" w:sz="0" w:space="0" w:color="auto"/>
                    <w:right w:val="none" w:sz="0" w:space="0" w:color="auto"/>
                  </w:divBdr>
                </w:div>
              </w:divsChild>
            </w:div>
            <w:div w:id="1246379032">
              <w:marLeft w:val="0"/>
              <w:marRight w:val="0"/>
              <w:marTop w:val="0"/>
              <w:marBottom w:val="0"/>
              <w:divBdr>
                <w:top w:val="none" w:sz="0" w:space="0" w:color="auto"/>
                <w:left w:val="none" w:sz="0" w:space="0" w:color="auto"/>
                <w:bottom w:val="none" w:sz="0" w:space="0" w:color="auto"/>
                <w:right w:val="none" w:sz="0" w:space="0" w:color="auto"/>
              </w:divBdr>
              <w:divsChild>
                <w:div w:id="256452853">
                  <w:marLeft w:val="0"/>
                  <w:marRight w:val="0"/>
                  <w:marTop w:val="0"/>
                  <w:marBottom w:val="0"/>
                  <w:divBdr>
                    <w:top w:val="none" w:sz="0" w:space="0" w:color="auto"/>
                    <w:left w:val="none" w:sz="0" w:space="0" w:color="auto"/>
                    <w:bottom w:val="none" w:sz="0" w:space="0" w:color="auto"/>
                    <w:right w:val="none" w:sz="0" w:space="0" w:color="auto"/>
                  </w:divBdr>
                </w:div>
              </w:divsChild>
            </w:div>
            <w:div w:id="1332946388">
              <w:marLeft w:val="0"/>
              <w:marRight w:val="0"/>
              <w:marTop w:val="0"/>
              <w:marBottom w:val="0"/>
              <w:divBdr>
                <w:top w:val="none" w:sz="0" w:space="0" w:color="auto"/>
                <w:left w:val="none" w:sz="0" w:space="0" w:color="auto"/>
                <w:bottom w:val="none" w:sz="0" w:space="0" w:color="auto"/>
                <w:right w:val="none" w:sz="0" w:space="0" w:color="auto"/>
              </w:divBdr>
              <w:divsChild>
                <w:div w:id="1005742460">
                  <w:marLeft w:val="0"/>
                  <w:marRight w:val="0"/>
                  <w:marTop w:val="0"/>
                  <w:marBottom w:val="0"/>
                  <w:divBdr>
                    <w:top w:val="none" w:sz="0" w:space="0" w:color="auto"/>
                    <w:left w:val="none" w:sz="0" w:space="0" w:color="auto"/>
                    <w:bottom w:val="none" w:sz="0" w:space="0" w:color="auto"/>
                    <w:right w:val="none" w:sz="0" w:space="0" w:color="auto"/>
                  </w:divBdr>
                </w:div>
              </w:divsChild>
            </w:div>
            <w:div w:id="1339625240">
              <w:marLeft w:val="0"/>
              <w:marRight w:val="0"/>
              <w:marTop w:val="0"/>
              <w:marBottom w:val="0"/>
              <w:divBdr>
                <w:top w:val="none" w:sz="0" w:space="0" w:color="auto"/>
                <w:left w:val="none" w:sz="0" w:space="0" w:color="auto"/>
                <w:bottom w:val="none" w:sz="0" w:space="0" w:color="auto"/>
                <w:right w:val="none" w:sz="0" w:space="0" w:color="auto"/>
              </w:divBdr>
              <w:divsChild>
                <w:div w:id="549266637">
                  <w:marLeft w:val="0"/>
                  <w:marRight w:val="0"/>
                  <w:marTop w:val="0"/>
                  <w:marBottom w:val="0"/>
                  <w:divBdr>
                    <w:top w:val="none" w:sz="0" w:space="0" w:color="auto"/>
                    <w:left w:val="none" w:sz="0" w:space="0" w:color="auto"/>
                    <w:bottom w:val="none" w:sz="0" w:space="0" w:color="auto"/>
                    <w:right w:val="none" w:sz="0" w:space="0" w:color="auto"/>
                  </w:divBdr>
                </w:div>
              </w:divsChild>
            </w:div>
            <w:div w:id="1478110241">
              <w:marLeft w:val="0"/>
              <w:marRight w:val="0"/>
              <w:marTop w:val="0"/>
              <w:marBottom w:val="0"/>
              <w:divBdr>
                <w:top w:val="none" w:sz="0" w:space="0" w:color="auto"/>
                <w:left w:val="none" w:sz="0" w:space="0" w:color="auto"/>
                <w:bottom w:val="none" w:sz="0" w:space="0" w:color="auto"/>
                <w:right w:val="none" w:sz="0" w:space="0" w:color="auto"/>
              </w:divBdr>
              <w:divsChild>
                <w:div w:id="198056357">
                  <w:marLeft w:val="0"/>
                  <w:marRight w:val="0"/>
                  <w:marTop w:val="0"/>
                  <w:marBottom w:val="0"/>
                  <w:divBdr>
                    <w:top w:val="none" w:sz="0" w:space="0" w:color="auto"/>
                    <w:left w:val="none" w:sz="0" w:space="0" w:color="auto"/>
                    <w:bottom w:val="none" w:sz="0" w:space="0" w:color="auto"/>
                    <w:right w:val="none" w:sz="0" w:space="0" w:color="auto"/>
                  </w:divBdr>
                </w:div>
              </w:divsChild>
            </w:div>
            <w:div w:id="1505899550">
              <w:marLeft w:val="0"/>
              <w:marRight w:val="0"/>
              <w:marTop w:val="0"/>
              <w:marBottom w:val="0"/>
              <w:divBdr>
                <w:top w:val="none" w:sz="0" w:space="0" w:color="auto"/>
                <w:left w:val="none" w:sz="0" w:space="0" w:color="auto"/>
                <w:bottom w:val="none" w:sz="0" w:space="0" w:color="auto"/>
                <w:right w:val="none" w:sz="0" w:space="0" w:color="auto"/>
              </w:divBdr>
              <w:divsChild>
                <w:div w:id="576285292">
                  <w:marLeft w:val="0"/>
                  <w:marRight w:val="0"/>
                  <w:marTop w:val="0"/>
                  <w:marBottom w:val="0"/>
                  <w:divBdr>
                    <w:top w:val="none" w:sz="0" w:space="0" w:color="auto"/>
                    <w:left w:val="none" w:sz="0" w:space="0" w:color="auto"/>
                    <w:bottom w:val="none" w:sz="0" w:space="0" w:color="auto"/>
                    <w:right w:val="none" w:sz="0" w:space="0" w:color="auto"/>
                  </w:divBdr>
                </w:div>
              </w:divsChild>
            </w:div>
            <w:div w:id="1524125943">
              <w:marLeft w:val="0"/>
              <w:marRight w:val="0"/>
              <w:marTop w:val="0"/>
              <w:marBottom w:val="0"/>
              <w:divBdr>
                <w:top w:val="none" w:sz="0" w:space="0" w:color="auto"/>
                <w:left w:val="none" w:sz="0" w:space="0" w:color="auto"/>
                <w:bottom w:val="none" w:sz="0" w:space="0" w:color="auto"/>
                <w:right w:val="none" w:sz="0" w:space="0" w:color="auto"/>
              </w:divBdr>
              <w:divsChild>
                <w:div w:id="1201625530">
                  <w:marLeft w:val="0"/>
                  <w:marRight w:val="0"/>
                  <w:marTop w:val="0"/>
                  <w:marBottom w:val="0"/>
                  <w:divBdr>
                    <w:top w:val="none" w:sz="0" w:space="0" w:color="auto"/>
                    <w:left w:val="none" w:sz="0" w:space="0" w:color="auto"/>
                    <w:bottom w:val="none" w:sz="0" w:space="0" w:color="auto"/>
                    <w:right w:val="none" w:sz="0" w:space="0" w:color="auto"/>
                  </w:divBdr>
                </w:div>
              </w:divsChild>
            </w:div>
            <w:div w:id="1657798790">
              <w:marLeft w:val="0"/>
              <w:marRight w:val="0"/>
              <w:marTop w:val="0"/>
              <w:marBottom w:val="0"/>
              <w:divBdr>
                <w:top w:val="none" w:sz="0" w:space="0" w:color="auto"/>
                <w:left w:val="none" w:sz="0" w:space="0" w:color="auto"/>
                <w:bottom w:val="none" w:sz="0" w:space="0" w:color="auto"/>
                <w:right w:val="none" w:sz="0" w:space="0" w:color="auto"/>
              </w:divBdr>
              <w:divsChild>
                <w:div w:id="1530871785">
                  <w:marLeft w:val="0"/>
                  <w:marRight w:val="0"/>
                  <w:marTop w:val="0"/>
                  <w:marBottom w:val="0"/>
                  <w:divBdr>
                    <w:top w:val="none" w:sz="0" w:space="0" w:color="auto"/>
                    <w:left w:val="none" w:sz="0" w:space="0" w:color="auto"/>
                    <w:bottom w:val="none" w:sz="0" w:space="0" w:color="auto"/>
                    <w:right w:val="none" w:sz="0" w:space="0" w:color="auto"/>
                  </w:divBdr>
                </w:div>
              </w:divsChild>
            </w:div>
            <w:div w:id="1689139652">
              <w:marLeft w:val="0"/>
              <w:marRight w:val="0"/>
              <w:marTop w:val="0"/>
              <w:marBottom w:val="0"/>
              <w:divBdr>
                <w:top w:val="none" w:sz="0" w:space="0" w:color="auto"/>
                <w:left w:val="none" w:sz="0" w:space="0" w:color="auto"/>
                <w:bottom w:val="none" w:sz="0" w:space="0" w:color="auto"/>
                <w:right w:val="none" w:sz="0" w:space="0" w:color="auto"/>
              </w:divBdr>
              <w:divsChild>
                <w:div w:id="1393700950">
                  <w:marLeft w:val="0"/>
                  <w:marRight w:val="0"/>
                  <w:marTop w:val="0"/>
                  <w:marBottom w:val="0"/>
                  <w:divBdr>
                    <w:top w:val="none" w:sz="0" w:space="0" w:color="auto"/>
                    <w:left w:val="none" w:sz="0" w:space="0" w:color="auto"/>
                    <w:bottom w:val="none" w:sz="0" w:space="0" w:color="auto"/>
                    <w:right w:val="none" w:sz="0" w:space="0" w:color="auto"/>
                  </w:divBdr>
                </w:div>
              </w:divsChild>
            </w:div>
            <w:div w:id="1691833865">
              <w:marLeft w:val="0"/>
              <w:marRight w:val="0"/>
              <w:marTop w:val="0"/>
              <w:marBottom w:val="0"/>
              <w:divBdr>
                <w:top w:val="none" w:sz="0" w:space="0" w:color="auto"/>
                <w:left w:val="none" w:sz="0" w:space="0" w:color="auto"/>
                <w:bottom w:val="none" w:sz="0" w:space="0" w:color="auto"/>
                <w:right w:val="none" w:sz="0" w:space="0" w:color="auto"/>
              </w:divBdr>
              <w:divsChild>
                <w:div w:id="204222533">
                  <w:marLeft w:val="0"/>
                  <w:marRight w:val="0"/>
                  <w:marTop w:val="0"/>
                  <w:marBottom w:val="0"/>
                  <w:divBdr>
                    <w:top w:val="none" w:sz="0" w:space="0" w:color="auto"/>
                    <w:left w:val="none" w:sz="0" w:space="0" w:color="auto"/>
                    <w:bottom w:val="none" w:sz="0" w:space="0" w:color="auto"/>
                    <w:right w:val="none" w:sz="0" w:space="0" w:color="auto"/>
                  </w:divBdr>
                </w:div>
              </w:divsChild>
            </w:div>
            <w:div w:id="1705056201">
              <w:marLeft w:val="0"/>
              <w:marRight w:val="0"/>
              <w:marTop w:val="0"/>
              <w:marBottom w:val="0"/>
              <w:divBdr>
                <w:top w:val="none" w:sz="0" w:space="0" w:color="auto"/>
                <w:left w:val="none" w:sz="0" w:space="0" w:color="auto"/>
                <w:bottom w:val="none" w:sz="0" w:space="0" w:color="auto"/>
                <w:right w:val="none" w:sz="0" w:space="0" w:color="auto"/>
              </w:divBdr>
              <w:divsChild>
                <w:div w:id="538706119">
                  <w:marLeft w:val="0"/>
                  <w:marRight w:val="0"/>
                  <w:marTop w:val="0"/>
                  <w:marBottom w:val="0"/>
                  <w:divBdr>
                    <w:top w:val="none" w:sz="0" w:space="0" w:color="auto"/>
                    <w:left w:val="none" w:sz="0" w:space="0" w:color="auto"/>
                    <w:bottom w:val="none" w:sz="0" w:space="0" w:color="auto"/>
                    <w:right w:val="none" w:sz="0" w:space="0" w:color="auto"/>
                  </w:divBdr>
                </w:div>
              </w:divsChild>
            </w:div>
            <w:div w:id="1790514194">
              <w:marLeft w:val="0"/>
              <w:marRight w:val="0"/>
              <w:marTop w:val="0"/>
              <w:marBottom w:val="0"/>
              <w:divBdr>
                <w:top w:val="none" w:sz="0" w:space="0" w:color="auto"/>
                <w:left w:val="none" w:sz="0" w:space="0" w:color="auto"/>
                <w:bottom w:val="none" w:sz="0" w:space="0" w:color="auto"/>
                <w:right w:val="none" w:sz="0" w:space="0" w:color="auto"/>
              </w:divBdr>
              <w:divsChild>
                <w:div w:id="2109738641">
                  <w:marLeft w:val="0"/>
                  <w:marRight w:val="0"/>
                  <w:marTop w:val="0"/>
                  <w:marBottom w:val="0"/>
                  <w:divBdr>
                    <w:top w:val="none" w:sz="0" w:space="0" w:color="auto"/>
                    <w:left w:val="none" w:sz="0" w:space="0" w:color="auto"/>
                    <w:bottom w:val="none" w:sz="0" w:space="0" w:color="auto"/>
                    <w:right w:val="none" w:sz="0" w:space="0" w:color="auto"/>
                  </w:divBdr>
                </w:div>
              </w:divsChild>
            </w:div>
            <w:div w:id="1791778253">
              <w:marLeft w:val="0"/>
              <w:marRight w:val="0"/>
              <w:marTop w:val="0"/>
              <w:marBottom w:val="0"/>
              <w:divBdr>
                <w:top w:val="none" w:sz="0" w:space="0" w:color="auto"/>
                <w:left w:val="none" w:sz="0" w:space="0" w:color="auto"/>
                <w:bottom w:val="none" w:sz="0" w:space="0" w:color="auto"/>
                <w:right w:val="none" w:sz="0" w:space="0" w:color="auto"/>
              </w:divBdr>
              <w:divsChild>
                <w:div w:id="32078179">
                  <w:marLeft w:val="0"/>
                  <w:marRight w:val="0"/>
                  <w:marTop w:val="0"/>
                  <w:marBottom w:val="0"/>
                  <w:divBdr>
                    <w:top w:val="none" w:sz="0" w:space="0" w:color="auto"/>
                    <w:left w:val="none" w:sz="0" w:space="0" w:color="auto"/>
                    <w:bottom w:val="none" w:sz="0" w:space="0" w:color="auto"/>
                    <w:right w:val="none" w:sz="0" w:space="0" w:color="auto"/>
                  </w:divBdr>
                </w:div>
              </w:divsChild>
            </w:div>
            <w:div w:id="1809740814">
              <w:marLeft w:val="0"/>
              <w:marRight w:val="0"/>
              <w:marTop w:val="0"/>
              <w:marBottom w:val="0"/>
              <w:divBdr>
                <w:top w:val="none" w:sz="0" w:space="0" w:color="auto"/>
                <w:left w:val="none" w:sz="0" w:space="0" w:color="auto"/>
                <w:bottom w:val="none" w:sz="0" w:space="0" w:color="auto"/>
                <w:right w:val="none" w:sz="0" w:space="0" w:color="auto"/>
              </w:divBdr>
              <w:divsChild>
                <w:div w:id="688946191">
                  <w:marLeft w:val="0"/>
                  <w:marRight w:val="0"/>
                  <w:marTop w:val="0"/>
                  <w:marBottom w:val="0"/>
                  <w:divBdr>
                    <w:top w:val="none" w:sz="0" w:space="0" w:color="auto"/>
                    <w:left w:val="none" w:sz="0" w:space="0" w:color="auto"/>
                    <w:bottom w:val="none" w:sz="0" w:space="0" w:color="auto"/>
                    <w:right w:val="none" w:sz="0" w:space="0" w:color="auto"/>
                  </w:divBdr>
                </w:div>
              </w:divsChild>
            </w:div>
            <w:div w:id="1810324304">
              <w:marLeft w:val="0"/>
              <w:marRight w:val="0"/>
              <w:marTop w:val="0"/>
              <w:marBottom w:val="0"/>
              <w:divBdr>
                <w:top w:val="none" w:sz="0" w:space="0" w:color="auto"/>
                <w:left w:val="none" w:sz="0" w:space="0" w:color="auto"/>
                <w:bottom w:val="none" w:sz="0" w:space="0" w:color="auto"/>
                <w:right w:val="none" w:sz="0" w:space="0" w:color="auto"/>
              </w:divBdr>
              <w:divsChild>
                <w:div w:id="849217756">
                  <w:marLeft w:val="0"/>
                  <w:marRight w:val="0"/>
                  <w:marTop w:val="0"/>
                  <w:marBottom w:val="0"/>
                  <w:divBdr>
                    <w:top w:val="none" w:sz="0" w:space="0" w:color="auto"/>
                    <w:left w:val="none" w:sz="0" w:space="0" w:color="auto"/>
                    <w:bottom w:val="none" w:sz="0" w:space="0" w:color="auto"/>
                    <w:right w:val="none" w:sz="0" w:space="0" w:color="auto"/>
                  </w:divBdr>
                </w:div>
              </w:divsChild>
            </w:div>
            <w:div w:id="1825512850">
              <w:marLeft w:val="0"/>
              <w:marRight w:val="0"/>
              <w:marTop w:val="0"/>
              <w:marBottom w:val="0"/>
              <w:divBdr>
                <w:top w:val="none" w:sz="0" w:space="0" w:color="auto"/>
                <w:left w:val="none" w:sz="0" w:space="0" w:color="auto"/>
                <w:bottom w:val="none" w:sz="0" w:space="0" w:color="auto"/>
                <w:right w:val="none" w:sz="0" w:space="0" w:color="auto"/>
              </w:divBdr>
              <w:divsChild>
                <w:div w:id="117267232">
                  <w:marLeft w:val="0"/>
                  <w:marRight w:val="0"/>
                  <w:marTop w:val="0"/>
                  <w:marBottom w:val="0"/>
                  <w:divBdr>
                    <w:top w:val="none" w:sz="0" w:space="0" w:color="auto"/>
                    <w:left w:val="none" w:sz="0" w:space="0" w:color="auto"/>
                    <w:bottom w:val="none" w:sz="0" w:space="0" w:color="auto"/>
                    <w:right w:val="none" w:sz="0" w:space="0" w:color="auto"/>
                  </w:divBdr>
                </w:div>
              </w:divsChild>
            </w:div>
            <w:div w:id="1828009530">
              <w:marLeft w:val="0"/>
              <w:marRight w:val="0"/>
              <w:marTop w:val="0"/>
              <w:marBottom w:val="0"/>
              <w:divBdr>
                <w:top w:val="none" w:sz="0" w:space="0" w:color="auto"/>
                <w:left w:val="none" w:sz="0" w:space="0" w:color="auto"/>
                <w:bottom w:val="none" w:sz="0" w:space="0" w:color="auto"/>
                <w:right w:val="none" w:sz="0" w:space="0" w:color="auto"/>
              </w:divBdr>
              <w:divsChild>
                <w:div w:id="738141226">
                  <w:marLeft w:val="0"/>
                  <w:marRight w:val="0"/>
                  <w:marTop w:val="0"/>
                  <w:marBottom w:val="0"/>
                  <w:divBdr>
                    <w:top w:val="none" w:sz="0" w:space="0" w:color="auto"/>
                    <w:left w:val="none" w:sz="0" w:space="0" w:color="auto"/>
                    <w:bottom w:val="none" w:sz="0" w:space="0" w:color="auto"/>
                    <w:right w:val="none" w:sz="0" w:space="0" w:color="auto"/>
                  </w:divBdr>
                </w:div>
              </w:divsChild>
            </w:div>
            <w:div w:id="1838113843">
              <w:marLeft w:val="0"/>
              <w:marRight w:val="0"/>
              <w:marTop w:val="0"/>
              <w:marBottom w:val="0"/>
              <w:divBdr>
                <w:top w:val="none" w:sz="0" w:space="0" w:color="auto"/>
                <w:left w:val="none" w:sz="0" w:space="0" w:color="auto"/>
                <w:bottom w:val="none" w:sz="0" w:space="0" w:color="auto"/>
                <w:right w:val="none" w:sz="0" w:space="0" w:color="auto"/>
              </w:divBdr>
              <w:divsChild>
                <w:div w:id="634261398">
                  <w:marLeft w:val="0"/>
                  <w:marRight w:val="0"/>
                  <w:marTop w:val="0"/>
                  <w:marBottom w:val="0"/>
                  <w:divBdr>
                    <w:top w:val="none" w:sz="0" w:space="0" w:color="auto"/>
                    <w:left w:val="none" w:sz="0" w:space="0" w:color="auto"/>
                    <w:bottom w:val="none" w:sz="0" w:space="0" w:color="auto"/>
                    <w:right w:val="none" w:sz="0" w:space="0" w:color="auto"/>
                  </w:divBdr>
                </w:div>
              </w:divsChild>
            </w:div>
            <w:div w:id="1839230477">
              <w:marLeft w:val="0"/>
              <w:marRight w:val="0"/>
              <w:marTop w:val="0"/>
              <w:marBottom w:val="0"/>
              <w:divBdr>
                <w:top w:val="none" w:sz="0" w:space="0" w:color="auto"/>
                <w:left w:val="none" w:sz="0" w:space="0" w:color="auto"/>
                <w:bottom w:val="none" w:sz="0" w:space="0" w:color="auto"/>
                <w:right w:val="none" w:sz="0" w:space="0" w:color="auto"/>
              </w:divBdr>
              <w:divsChild>
                <w:div w:id="465246646">
                  <w:marLeft w:val="0"/>
                  <w:marRight w:val="0"/>
                  <w:marTop w:val="0"/>
                  <w:marBottom w:val="0"/>
                  <w:divBdr>
                    <w:top w:val="none" w:sz="0" w:space="0" w:color="auto"/>
                    <w:left w:val="none" w:sz="0" w:space="0" w:color="auto"/>
                    <w:bottom w:val="none" w:sz="0" w:space="0" w:color="auto"/>
                    <w:right w:val="none" w:sz="0" w:space="0" w:color="auto"/>
                  </w:divBdr>
                </w:div>
              </w:divsChild>
            </w:div>
            <w:div w:id="1842309901">
              <w:marLeft w:val="0"/>
              <w:marRight w:val="0"/>
              <w:marTop w:val="0"/>
              <w:marBottom w:val="0"/>
              <w:divBdr>
                <w:top w:val="none" w:sz="0" w:space="0" w:color="auto"/>
                <w:left w:val="none" w:sz="0" w:space="0" w:color="auto"/>
                <w:bottom w:val="none" w:sz="0" w:space="0" w:color="auto"/>
                <w:right w:val="none" w:sz="0" w:space="0" w:color="auto"/>
              </w:divBdr>
              <w:divsChild>
                <w:div w:id="1700618436">
                  <w:marLeft w:val="0"/>
                  <w:marRight w:val="0"/>
                  <w:marTop w:val="0"/>
                  <w:marBottom w:val="0"/>
                  <w:divBdr>
                    <w:top w:val="none" w:sz="0" w:space="0" w:color="auto"/>
                    <w:left w:val="none" w:sz="0" w:space="0" w:color="auto"/>
                    <w:bottom w:val="none" w:sz="0" w:space="0" w:color="auto"/>
                    <w:right w:val="none" w:sz="0" w:space="0" w:color="auto"/>
                  </w:divBdr>
                </w:div>
              </w:divsChild>
            </w:div>
            <w:div w:id="1851723584">
              <w:marLeft w:val="0"/>
              <w:marRight w:val="0"/>
              <w:marTop w:val="0"/>
              <w:marBottom w:val="0"/>
              <w:divBdr>
                <w:top w:val="none" w:sz="0" w:space="0" w:color="auto"/>
                <w:left w:val="none" w:sz="0" w:space="0" w:color="auto"/>
                <w:bottom w:val="none" w:sz="0" w:space="0" w:color="auto"/>
                <w:right w:val="none" w:sz="0" w:space="0" w:color="auto"/>
              </w:divBdr>
              <w:divsChild>
                <w:div w:id="1578128086">
                  <w:marLeft w:val="0"/>
                  <w:marRight w:val="0"/>
                  <w:marTop w:val="0"/>
                  <w:marBottom w:val="0"/>
                  <w:divBdr>
                    <w:top w:val="none" w:sz="0" w:space="0" w:color="auto"/>
                    <w:left w:val="none" w:sz="0" w:space="0" w:color="auto"/>
                    <w:bottom w:val="none" w:sz="0" w:space="0" w:color="auto"/>
                    <w:right w:val="none" w:sz="0" w:space="0" w:color="auto"/>
                  </w:divBdr>
                </w:div>
              </w:divsChild>
            </w:div>
            <w:div w:id="1935092869">
              <w:marLeft w:val="0"/>
              <w:marRight w:val="0"/>
              <w:marTop w:val="0"/>
              <w:marBottom w:val="0"/>
              <w:divBdr>
                <w:top w:val="none" w:sz="0" w:space="0" w:color="auto"/>
                <w:left w:val="none" w:sz="0" w:space="0" w:color="auto"/>
                <w:bottom w:val="none" w:sz="0" w:space="0" w:color="auto"/>
                <w:right w:val="none" w:sz="0" w:space="0" w:color="auto"/>
              </w:divBdr>
              <w:divsChild>
                <w:div w:id="1154758790">
                  <w:marLeft w:val="0"/>
                  <w:marRight w:val="0"/>
                  <w:marTop w:val="0"/>
                  <w:marBottom w:val="0"/>
                  <w:divBdr>
                    <w:top w:val="none" w:sz="0" w:space="0" w:color="auto"/>
                    <w:left w:val="none" w:sz="0" w:space="0" w:color="auto"/>
                    <w:bottom w:val="none" w:sz="0" w:space="0" w:color="auto"/>
                    <w:right w:val="none" w:sz="0" w:space="0" w:color="auto"/>
                  </w:divBdr>
                </w:div>
              </w:divsChild>
            </w:div>
            <w:div w:id="1962375954">
              <w:marLeft w:val="0"/>
              <w:marRight w:val="0"/>
              <w:marTop w:val="0"/>
              <w:marBottom w:val="0"/>
              <w:divBdr>
                <w:top w:val="none" w:sz="0" w:space="0" w:color="auto"/>
                <w:left w:val="none" w:sz="0" w:space="0" w:color="auto"/>
                <w:bottom w:val="none" w:sz="0" w:space="0" w:color="auto"/>
                <w:right w:val="none" w:sz="0" w:space="0" w:color="auto"/>
              </w:divBdr>
              <w:divsChild>
                <w:div w:id="796802422">
                  <w:marLeft w:val="0"/>
                  <w:marRight w:val="0"/>
                  <w:marTop w:val="0"/>
                  <w:marBottom w:val="0"/>
                  <w:divBdr>
                    <w:top w:val="none" w:sz="0" w:space="0" w:color="auto"/>
                    <w:left w:val="none" w:sz="0" w:space="0" w:color="auto"/>
                    <w:bottom w:val="none" w:sz="0" w:space="0" w:color="auto"/>
                    <w:right w:val="none" w:sz="0" w:space="0" w:color="auto"/>
                  </w:divBdr>
                </w:div>
              </w:divsChild>
            </w:div>
            <w:div w:id="1988701413">
              <w:marLeft w:val="0"/>
              <w:marRight w:val="0"/>
              <w:marTop w:val="0"/>
              <w:marBottom w:val="0"/>
              <w:divBdr>
                <w:top w:val="none" w:sz="0" w:space="0" w:color="auto"/>
                <w:left w:val="none" w:sz="0" w:space="0" w:color="auto"/>
                <w:bottom w:val="none" w:sz="0" w:space="0" w:color="auto"/>
                <w:right w:val="none" w:sz="0" w:space="0" w:color="auto"/>
              </w:divBdr>
              <w:divsChild>
                <w:div w:id="28338453">
                  <w:marLeft w:val="0"/>
                  <w:marRight w:val="0"/>
                  <w:marTop w:val="0"/>
                  <w:marBottom w:val="0"/>
                  <w:divBdr>
                    <w:top w:val="none" w:sz="0" w:space="0" w:color="auto"/>
                    <w:left w:val="none" w:sz="0" w:space="0" w:color="auto"/>
                    <w:bottom w:val="none" w:sz="0" w:space="0" w:color="auto"/>
                    <w:right w:val="none" w:sz="0" w:space="0" w:color="auto"/>
                  </w:divBdr>
                </w:div>
              </w:divsChild>
            </w:div>
            <w:div w:id="2037002403">
              <w:marLeft w:val="0"/>
              <w:marRight w:val="0"/>
              <w:marTop w:val="0"/>
              <w:marBottom w:val="0"/>
              <w:divBdr>
                <w:top w:val="none" w:sz="0" w:space="0" w:color="auto"/>
                <w:left w:val="none" w:sz="0" w:space="0" w:color="auto"/>
                <w:bottom w:val="none" w:sz="0" w:space="0" w:color="auto"/>
                <w:right w:val="none" w:sz="0" w:space="0" w:color="auto"/>
              </w:divBdr>
              <w:divsChild>
                <w:div w:id="1040975665">
                  <w:marLeft w:val="0"/>
                  <w:marRight w:val="0"/>
                  <w:marTop w:val="0"/>
                  <w:marBottom w:val="0"/>
                  <w:divBdr>
                    <w:top w:val="none" w:sz="0" w:space="0" w:color="auto"/>
                    <w:left w:val="none" w:sz="0" w:space="0" w:color="auto"/>
                    <w:bottom w:val="none" w:sz="0" w:space="0" w:color="auto"/>
                    <w:right w:val="none" w:sz="0" w:space="0" w:color="auto"/>
                  </w:divBdr>
                </w:div>
              </w:divsChild>
            </w:div>
            <w:div w:id="2052224050">
              <w:marLeft w:val="0"/>
              <w:marRight w:val="0"/>
              <w:marTop w:val="0"/>
              <w:marBottom w:val="0"/>
              <w:divBdr>
                <w:top w:val="none" w:sz="0" w:space="0" w:color="auto"/>
                <w:left w:val="none" w:sz="0" w:space="0" w:color="auto"/>
                <w:bottom w:val="none" w:sz="0" w:space="0" w:color="auto"/>
                <w:right w:val="none" w:sz="0" w:space="0" w:color="auto"/>
              </w:divBdr>
              <w:divsChild>
                <w:div w:id="1993289487">
                  <w:marLeft w:val="0"/>
                  <w:marRight w:val="0"/>
                  <w:marTop w:val="0"/>
                  <w:marBottom w:val="0"/>
                  <w:divBdr>
                    <w:top w:val="none" w:sz="0" w:space="0" w:color="auto"/>
                    <w:left w:val="none" w:sz="0" w:space="0" w:color="auto"/>
                    <w:bottom w:val="none" w:sz="0" w:space="0" w:color="auto"/>
                    <w:right w:val="none" w:sz="0" w:space="0" w:color="auto"/>
                  </w:divBdr>
                </w:div>
              </w:divsChild>
            </w:div>
            <w:div w:id="2062778141">
              <w:marLeft w:val="0"/>
              <w:marRight w:val="0"/>
              <w:marTop w:val="0"/>
              <w:marBottom w:val="0"/>
              <w:divBdr>
                <w:top w:val="none" w:sz="0" w:space="0" w:color="auto"/>
                <w:left w:val="none" w:sz="0" w:space="0" w:color="auto"/>
                <w:bottom w:val="none" w:sz="0" w:space="0" w:color="auto"/>
                <w:right w:val="none" w:sz="0" w:space="0" w:color="auto"/>
              </w:divBdr>
              <w:divsChild>
                <w:div w:id="673261671">
                  <w:marLeft w:val="0"/>
                  <w:marRight w:val="0"/>
                  <w:marTop w:val="0"/>
                  <w:marBottom w:val="0"/>
                  <w:divBdr>
                    <w:top w:val="none" w:sz="0" w:space="0" w:color="auto"/>
                    <w:left w:val="none" w:sz="0" w:space="0" w:color="auto"/>
                    <w:bottom w:val="none" w:sz="0" w:space="0" w:color="auto"/>
                    <w:right w:val="none" w:sz="0" w:space="0" w:color="auto"/>
                  </w:divBdr>
                </w:div>
              </w:divsChild>
            </w:div>
            <w:div w:id="2064212950">
              <w:marLeft w:val="0"/>
              <w:marRight w:val="0"/>
              <w:marTop w:val="0"/>
              <w:marBottom w:val="0"/>
              <w:divBdr>
                <w:top w:val="none" w:sz="0" w:space="0" w:color="auto"/>
                <w:left w:val="none" w:sz="0" w:space="0" w:color="auto"/>
                <w:bottom w:val="none" w:sz="0" w:space="0" w:color="auto"/>
                <w:right w:val="none" w:sz="0" w:space="0" w:color="auto"/>
              </w:divBdr>
              <w:divsChild>
                <w:div w:id="393626278">
                  <w:marLeft w:val="0"/>
                  <w:marRight w:val="0"/>
                  <w:marTop w:val="0"/>
                  <w:marBottom w:val="0"/>
                  <w:divBdr>
                    <w:top w:val="none" w:sz="0" w:space="0" w:color="auto"/>
                    <w:left w:val="none" w:sz="0" w:space="0" w:color="auto"/>
                    <w:bottom w:val="none" w:sz="0" w:space="0" w:color="auto"/>
                    <w:right w:val="none" w:sz="0" w:space="0" w:color="auto"/>
                  </w:divBdr>
                </w:div>
              </w:divsChild>
            </w:div>
            <w:div w:id="2086684190">
              <w:marLeft w:val="0"/>
              <w:marRight w:val="0"/>
              <w:marTop w:val="0"/>
              <w:marBottom w:val="0"/>
              <w:divBdr>
                <w:top w:val="none" w:sz="0" w:space="0" w:color="auto"/>
                <w:left w:val="none" w:sz="0" w:space="0" w:color="auto"/>
                <w:bottom w:val="none" w:sz="0" w:space="0" w:color="auto"/>
                <w:right w:val="none" w:sz="0" w:space="0" w:color="auto"/>
              </w:divBdr>
              <w:divsChild>
                <w:div w:id="1532036546">
                  <w:marLeft w:val="0"/>
                  <w:marRight w:val="0"/>
                  <w:marTop w:val="0"/>
                  <w:marBottom w:val="0"/>
                  <w:divBdr>
                    <w:top w:val="none" w:sz="0" w:space="0" w:color="auto"/>
                    <w:left w:val="none" w:sz="0" w:space="0" w:color="auto"/>
                    <w:bottom w:val="none" w:sz="0" w:space="0" w:color="auto"/>
                    <w:right w:val="none" w:sz="0" w:space="0" w:color="auto"/>
                  </w:divBdr>
                </w:div>
              </w:divsChild>
            </w:div>
            <w:div w:id="2121097630">
              <w:marLeft w:val="0"/>
              <w:marRight w:val="0"/>
              <w:marTop w:val="0"/>
              <w:marBottom w:val="0"/>
              <w:divBdr>
                <w:top w:val="none" w:sz="0" w:space="0" w:color="auto"/>
                <w:left w:val="none" w:sz="0" w:space="0" w:color="auto"/>
                <w:bottom w:val="none" w:sz="0" w:space="0" w:color="auto"/>
                <w:right w:val="none" w:sz="0" w:space="0" w:color="auto"/>
              </w:divBdr>
              <w:divsChild>
                <w:div w:id="15770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71388">
      <w:bodyDiv w:val="1"/>
      <w:marLeft w:val="0"/>
      <w:marRight w:val="0"/>
      <w:marTop w:val="0"/>
      <w:marBottom w:val="0"/>
      <w:divBdr>
        <w:top w:val="none" w:sz="0" w:space="0" w:color="auto"/>
        <w:left w:val="none" w:sz="0" w:space="0" w:color="auto"/>
        <w:bottom w:val="none" w:sz="0" w:space="0" w:color="auto"/>
        <w:right w:val="none" w:sz="0" w:space="0" w:color="auto"/>
      </w:divBdr>
    </w:div>
    <w:div w:id="335037444">
      <w:bodyDiv w:val="1"/>
      <w:marLeft w:val="0"/>
      <w:marRight w:val="0"/>
      <w:marTop w:val="0"/>
      <w:marBottom w:val="0"/>
      <w:divBdr>
        <w:top w:val="none" w:sz="0" w:space="0" w:color="auto"/>
        <w:left w:val="none" w:sz="0" w:space="0" w:color="auto"/>
        <w:bottom w:val="none" w:sz="0" w:space="0" w:color="auto"/>
        <w:right w:val="none" w:sz="0" w:space="0" w:color="auto"/>
      </w:divBdr>
    </w:div>
    <w:div w:id="390157167">
      <w:bodyDiv w:val="1"/>
      <w:marLeft w:val="0"/>
      <w:marRight w:val="0"/>
      <w:marTop w:val="0"/>
      <w:marBottom w:val="0"/>
      <w:divBdr>
        <w:top w:val="none" w:sz="0" w:space="0" w:color="auto"/>
        <w:left w:val="none" w:sz="0" w:space="0" w:color="auto"/>
        <w:bottom w:val="none" w:sz="0" w:space="0" w:color="auto"/>
        <w:right w:val="none" w:sz="0" w:space="0" w:color="auto"/>
      </w:divBdr>
    </w:div>
    <w:div w:id="560871532">
      <w:bodyDiv w:val="1"/>
      <w:marLeft w:val="0"/>
      <w:marRight w:val="0"/>
      <w:marTop w:val="0"/>
      <w:marBottom w:val="0"/>
      <w:divBdr>
        <w:top w:val="none" w:sz="0" w:space="0" w:color="auto"/>
        <w:left w:val="none" w:sz="0" w:space="0" w:color="auto"/>
        <w:bottom w:val="none" w:sz="0" w:space="0" w:color="auto"/>
        <w:right w:val="none" w:sz="0" w:space="0" w:color="auto"/>
      </w:divBdr>
      <w:divsChild>
        <w:div w:id="1893544230">
          <w:marLeft w:val="0"/>
          <w:marRight w:val="0"/>
          <w:marTop w:val="0"/>
          <w:marBottom w:val="0"/>
          <w:divBdr>
            <w:top w:val="none" w:sz="0" w:space="0" w:color="auto"/>
            <w:left w:val="none" w:sz="0" w:space="0" w:color="auto"/>
            <w:bottom w:val="none" w:sz="0" w:space="0" w:color="auto"/>
            <w:right w:val="none" w:sz="0" w:space="0" w:color="auto"/>
          </w:divBdr>
          <w:divsChild>
            <w:div w:id="9649106">
              <w:marLeft w:val="0"/>
              <w:marRight w:val="0"/>
              <w:marTop w:val="0"/>
              <w:marBottom w:val="0"/>
              <w:divBdr>
                <w:top w:val="none" w:sz="0" w:space="0" w:color="auto"/>
                <w:left w:val="none" w:sz="0" w:space="0" w:color="auto"/>
                <w:bottom w:val="none" w:sz="0" w:space="0" w:color="auto"/>
                <w:right w:val="none" w:sz="0" w:space="0" w:color="auto"/>
              </w:divBdr>
              <w:divsChild>
                <w:div w:id="1326784157">
                  <w:marLeft w:val="0"/>
                  <w:marRight w:val="0"/>
                  <w:marTop w:val="0"/>
                  <w:marBottom w:val="0"/>
                  <w:divBdr>
                    <w:top w:val="none" w:sz="0" w:space="0" w:color="auto"/>
                    <w:left w:val="none" w:sz="0" w:space="0" w:color="auto"/>
                    <w:bottom w:val="none" w:sz="0" w:space="0" w:color="auto"/>
                    <w:right w:val="none" w:sz="0" w:space="0" w:color="auto"/>
                  </w:divBdr>
                </w:div>
              </w:divsChild>
            </w:div>
            <w:div w:id="45300985">
              <w:marLeft w:val="0"/>
              <w:marRight w:val="0"/>
              <w:marTop w:val="0"/>
              <w:marBottom w:val="0"/>
              <w:divBdr>
                <w:top w:val="none" w:sz="0" w:space="0" w:color="auto"/>
                <w:left w:val="none" w:sz="0" w:space="0" w:color="auto"/>
                <w:bottom w:val="none" w:sz="0" w:space="0" w:color="auto"/>
                <w:right w:val="none" w:sz="0" w:space="0" w:color="auto"/>
              </w:divBdr>
              <w:divsChild>
                <w:div w:id="982349222">
                  <w:marLeft w:val="0"/>
                  <w:marRight w:val="0"/>
                  <w:marTop w:val="0"/>
                  <w:marBottom w:val="0"/>
                  <w:divBdr>
                    <w:top w:val="none" w:sz="0" w:space="0" w:color="auto"/>
                    <w:left w:val="none" w:sz="0" w:space="0" w:color="auto"/>
                    <w:bottom w:val="none" w:sz="0" w:space="0" w:color="auto"/>
                    <w:right w:val="none" w:sz="0" w:space="0" w:color="auto"/>
                  </w:divBdr>
                </w:div>
              </w:divsChild>
            </w:div>
            <w:div w:id="47191303">
              <w:marLeft w:val="0"/>
              <w:marRight w:val="0"/>
              <w:marTop w:val="0"/>
              <w:marBottom w:val="0"/>
              <w:divBdr>
                <w:top w:val="none" w:sz="0" w:space="0" w:color="auto"/>
                <w:left w:val="none" w:sz="0" w:space="0" w:color="auto"/>
                <w:bottom w:val="none" w:sz="0" w:space="0" w:color="auto"/>
                <w:right w:val="none" w:sz="0" w:space="0" w:color="auto"/>
              </w:divBdr>
              <w:divsChild>
                <w:div w:id="1745101930">
                  <w:marLeft w:val="0"/>
                  <w:marRight w:val="0"/>
                  <w:marTop w:val="0"/>
                  <w:marBottom w:val="0"/>
                  <w:divBdr>
                    <w:top w:val="none" w:sz="0" w:space="0" w:color="auto"/>
                    <w:left w:val="none" w:sz="0" w:space="0" w:color="auto"/>
                    <w:bottom w:val="none" w:sz="0" w:space="0" w:color="auto"/>
                    <w:right w:val="none" w:sz="0" w:space="0" w:color="auto"/>
                  </w:divBdr>
                </w:div>
              </w:divsChild>
            </w:div>
            <w:div w:id="69273673">
              <w:marLeft w:val="0"/>
              <w:marRight w:val="0"/>
              <w:marTop w:val="0"/>
              <w:marBottom w:val="0"/>
              <w:divBdr>
                <w:top w:val="none" w:sz="0" w:space="0" w:color="auto"/>
                <w:left w:val="none" w:sz="0" w:space="0" w:color="auto"/>
                <w:bottom w:val="none" w:sz="0" w:space="0" w:color="auto"/>
                <w:right w:val="none" w:sz="0" w:space="0" w:color="auto"/>
              </w:divBdr>
              <w:divsChild>
                <w:div w:id="1086877450">
                  <w:marLeft w:val="0"/>
                  <w:marRight w:val="0"/>
                  <w:marTop w:val="0"/>
                  <w:marBottom w:val="0"/>
                  <w:divBdr>
                    <w:top w:val="none" w:sz="0" w:space="0" w:color="auto"/>
                    <w:left w:val="none" w:sz="0" w:space="0" w:color="auto"/>
                    <w:bottom w:val="none" w:sz="0" w:space="0" w:color="auto"/>
                    <w:right w:val="none" w:sz="0" w:space="0" w:color="auto"/>
                  </w:divBdr>
                </w:div>
              </w:divsChild>
            </w:div>
            <w:div w:id="95370172">
              <w:marLeft w:val="0"/>
              <w:marRight w:val="0"/>
              <w:marTop w:val="0"/>
              <w:marBottom w:val="0"/>
              <w:divBdr>
                <w:top w:val="none" w:sz="0" w:space="0" w:color="auto"/>
                <w:left w:val="none" w:sz="0" w:space="0" w:color="auto"/>
                <w:bottom w:val="none" w:sz="0" w:space="0" w:color="auto"/>
                <w:right w:val="none" w:sz="0" w:space="0" w:color="auto"/>
              </w:divBdr>
              <w:divsChild>
                <w:div w:id="2103334171">
                  <w:marLeft w:val="0"/>
                  <w:marRight w:val="0"/>
                  <w:marTop w:val="0"/>
                  <w:marBottom w:val="0"/>
                  <w:divBdr>
                    <w:top w:val="none" w:sz="0" w:space="0" w:color="auto"/>
                    <w:left w:val="none" w:sz="0" w:space="0" w:color="auto"/>
                    <w:bottom w:val="none" w:sz="0" w:space="0" w:color="auto"/>
                    <w:right w:val="none" w:sz="0" w:space="0" w:color="auto"/>
                  </w:divBdr>
                </w:div>
              </w:divsChild>
            </w:div>
            <w:div w:id="150171716">
              <w:marLeft w:val="0"/>
              <w:marRight w:val="0"/>
              <w:marTop w:val="0"/>
              <w:marBottom w:val="0"/>
              <w:divBdr>
                <w:top w:val="none" w:sz="0" w:space="0" w:color="auto"/>
                <w:left w:val="none" w:sz="0" w:space="0" w:color="auto"/>
                <w:bottom w:val="none" w:sz="0" w:space="0" w:color="auto"/>
                <w:right w:val="none" w:sz="0" w:space="0" w:color="auto"/>
              </w:divBdr>
              <w:divsChild>
                <w:div w:id="993487713">
                  <w:marLeft w:val="0"/>
                  <w:marRight w:val="0"/>
                  <w:marTop w:val="0"/>
                  <w:marBottom w:val="0"/>
                  <w:divBdr>
                    <w:top w:val="none" w:sz="0" w:space="0" w:color="auto"/>
                    <w:left w:val="none" w:sz="0" w:space="0" w:color="auto"/>
                    <w:bottom w:val="none" w:sz="0" w:space="0" w:color="auto"/>
                    <w:right w:val="none" w:sz="0" w:space="0" w:color="auto"/>
                  </w:divBdr>
                </w:div>
              </w:divsChild>
            </w:div>
            <w:div w:id="160124658">
              <w:marLeft w:val="0"/>
              <w:marRight w:val="0"/>
              <w:marTop w:val="0"/>
              <w:marBottom w:val="0"/>
              <w:divBdr>
                <w:top w:val="none" w:sz="0" w:space="0" w:color="auto"/>
                <w:left w:val="none" w:sz="0" w:space="0" w:color="auto"/>
                <w:bottom w:val="none" w:sz="0" w:space="0" w:color="auto"/>
                <w:right w:val="none" w:sz="0" w:space="0" w:color="auto"/>
              </w:divBdr>
              <w:divsChild>
                <w:div w:id="608706339">
                  <w:marLeft w:val="0"/>
                  <w:marRight w:val="0"/>
                  <w:marTop w:val="0"/>
                  <w:marBottom w:val="0"/>
                  <w:divBdr>
                    <w:top w:val="none" w:sz="0" w:space="0" w:color="auto"/>
                    <w:left w:val="none" w:sz="0" w:space="0" w:color="auto"/>
                    <w:bottom w:val="none" w:sz="0" w:space="0" w:color="auto"/>
                    <w:right w:val="none" w:sz="0" w:space="0" w:color="auto"/>
                  </w:divBdr>
                </w:div>
              </w:divsChild>
            </w:div>
            <w:div w:id="175314327">
              <w:marLeft w:val="0"/>
              <w:marRight w:val="0"/>
              <w:marTop w:val="0"/>
              <w:marBottom w:val="0"/>
              <w:divBdr>
                <w:top w:val="none" w:sz="0" w:space="0" w:color="auto"/>
                <w:left w:val="none" w:sz="0" w:space="0" w:color="auto"/>
                <w:bottom w:val="none" w:sz="0" w:space="0" w:color="auto"/>
                <w:right w:val="none" w:sz="0" w:space="0" w:color="auto"/>
              </w:divBdr>
              <w:divsChild>
                <w:div w:id="234320144">
                  <w:marLeft w:val="0"/>
                  <w:marRight w:val="0"/>
                  <w:marTop w:val="0"/>
                  <w:marBottom w:val="0"/>
                  <w:divBdr>
                    <w:top w:val="none" w:sz="0" w:space="0" w:color="auto"/>
                    <w:left w:val="none" w:sz="0" w:space="0" w:color="auto"/>
                    <w:bottom w:val="none" w:sz="0" w:space="0" w:color="auto"/>
                    <w:right w:val="none" w:sz="0" w:space="0" w:color="auto"/>
                  </w:divBdr>
                </w:div>
              </w:divsChild>
            </w:div>
            <w:div w:id="213977051">
              <w:marLeft w:val="0"/>
              <w:marRight w:val="0"/>
              <w:marTop w:val="0"/>
              <w:marBottom w:val="0"/>
              <w:divBdr>
                <w:top w:val="none" w:sz="0" w:space="0" w:color="auto"/>
                <w:left w:val="none" w:sz="0" w:space="0" w:color="auto"/>
                <w:bottom w:val="none" w:sz="0" w:space="0" w:color="auto"/>
                <w:right w:val="none" w:sz="0" w:space="0" w:color="auto"/>
              </w:divBdr>
              <w:divsChild>
                <w:div w:id="182283509">
                  <w:marLeft w:val="0"/>
                  <w:marRight w:val="0"/>
                  <w:marTop w:val="0"/>
                  <w:marBottom w:val="0"/>
                  <w:divBdr>
                    <w:top w:val="none" w:sz="0" w:space="0" w:color="auto"/>
                    <w:left w:val="none" w:sz="0" w:space="0" w:color="auto"/>
                    <w:bottom w:val="none" w:sz="0" w:space="0" w:color="auto"/>
                    <w:right w:val="none" w:sz="0" w:space="0" w:color="auto"/>
                  </w:divBdr>
                </w:div>
              </w:divsChild>
            </w:div>
            <w:div w:id="243883523">
              <w:marLeft w:val="0"/>
              <w:marRight w:val="0"/>
              <w:marTop w:val="0"/>
              <w:marBottom w:val="0"/>
              <w:divBdr>
                <w:top w:val="none" w:sz="0" w:space="0" w:color="auto"/>
                <w:left w:val="none" w:sz="0" w:space="0" w:color="auto"/>
                <w:bottom w:val="none" w:sz="0" w:space="0" w:color="auto"/>
                <w:right w:val="none" w:sz="0" w:space="0" w:color="auto"/>
              </w:divBdr>
              <w:divsChild>
                <w:div w:id="758645006">
                  <w:marLeft w:val="0"/>
                  <w:marRight w:val="0"/>
                  <w:marTop w:val="0"/>
                  <w:marBottom w:val="0"/>
                  <w:divBdr>
                    <w:top w:val="none" w:sz="0" w:space="0" w:color="auto"/>
                    <w:left w:val="none" w:sz="0" w:space="0" w:color="auto"/>
                    <w:bottom w:val="none" w:sz="0" w:space="0" w:color="auto"/>
                    <w:right w:val="none" w:sz="0" w:space="0" w:color="auto"/>
                  </w:divBdr>
                </w:div>
              </w:divsChild>
            </w:div>
            <w:div w:id="254022601">
              <w:marLeft w:val="0"/>
              <w:marRight w:val="0"/>
              <w:marTop w:val="0"/>
              <w:marBottom w:val="0"/>
              <w:divBdr>
                <w:top w:val="none" w:sz="0" w:space="0" w:color="auto"/>
                <w:left w:val="none" w:sz="0" w:space="0" w:color="auto"/>
                <w:bottom w:val="none" w:sz="0" w:space="0" w:color="auto"/>
                <w:right w:val="none" w:sz="0" w:space="0" w:color="auto"/>
              </w:divBdr>
              <w:divsChild>
                <w:div w:id="876813267">
                  <w:marLeft w:val="0"/>
                  <w:marRight w:val="0"/>
                  <w:marTop w:val="0"/>
                  <w:marBottom w:val="0"/>
                  <w:divBdr>
                    <w:top w:val="none" w:sz="0" w:space="0" w:color="auto"/>
                    <w:left w:val="none" w:sz="0" w:space="0" w:color="auto"/>
                    <w:bottom w:val="none" w:sz="0" w:space="0" w:color="auto"/>
                    <w:right w:val="none" w:sz="0" w:space="0" w:color="auto"/>
                  </w:divBdr>
                </w:div>
              </w:divsChild>
            </w:div>
            <w:div w:id="276185815">
              <w:marLeft w:val="0"/>
              <w:marRight w:val="0"/>
              <w:marTop w:val="0"/>
              <w:marBottom w:val="0"/>
              <w:divBdr>
                <w:top w:val="none" w:sz="0" w:space="0" w:color="auto"/>
                <w:left w:val="none" w:sz="0" w:space="0" w:color="auto"/>
                <w:bottom w:val="none" w:sz="0" w:space="0" w:color="auto"/>
                <w:right w:val="none" w:sz="0" w:space="0" w:color="auto"/>
              </w:divBdr>
              <w:divsChild>
                <w:div w:id="330642840">
                  <w:marLeft w:val="0"/>
                  <w:marRight w:val="0"/>
                  <w:marTop w:val="0"/>
                  <w:marBottom w:val="0"/>
                  <w:divBdr>
                    <w:top w:val="none" w:sz="0" w:space="0" w:color="auto"/>
                    <w:left w:val="none" w:sz="0" w:space="0" w:color="auto"/>
                    <w:bottom w:val="none" w:sz="0" w:space="0" w:color="auto"/>
                    <w:right w:val="none" w:sz="0" w:space="0" w:color="auto"/>
                  </w:divBdr>
                </w:div>
              </w:divsChild>
            </w:div>
            <w:div w:id="287469807">
              <w:marLeft w:val="0"/>
              <w:marRight w:val="0"/>
              <w:marTop w:val="0"/>
              <w:marBottom w:val="0"/>
              <w:divBdr>
                <w:top w:val="none" w:sz="0" w:space="0" w:color="auto"/>
                <w:left w:val="none" w:sz="0" w:space="0" w:color="auto"/>
                <w:bottom w:val="none" w:sz="0" w:space="0" w:color="auto"/>
                <w:right w:val="none" w:sz="0" w:space="0" w:color="auto"/>
              </w:divBdr>
              <w:divsChild>
                <w:div w:id="1294213663">
                  <w:marLeft w:val="0"/>
                  <w:marRight w:val="0"/>
                  <w:marTop w:val="0"/>
                  <w:marBottom w:val="0"/>
                  <w:divBdr>
                    <w:top w:val="none" w:sz="0" w:space="0" w:color="auto"/>
                    <w:left w:val="none" w:sz="0" w:space="0" w:color="auto"/>
                    <w:bottom w:val="none" w:sz="0" w:space="0" w:color="auto"/>
                    <w:right w:val="none" w:sz="0" w:space="0" w:color="auto"/>
                  </w:divBdr>
                </w:div>
              </w:divsChild>
            </w:div>
            <w:div w:id="297957537">
              <w:marLeft w:val="0"/>
              <w:marRight w:val="0"/>
              <w:marTop w:val="0"/>
              <w:marBottom w:val="0"/>
              <w:divBdr>
                <w:top w:val="none" w:sz="0" w:space="0" w:color="auto"/>
                <w:left w:val="none" w:sz="0" w:space="0" w:color="auto"/>
                <w:bottom w:val="none" w:sz="0" w:space="0" w:color="auto"/>
                <w:right w:val="none" w:sz="0" w:space="0" w:color="auto"/>
              </w:divBdr>
              <w:divsChild>
                <w:div w:id="1042247284">
                  <w:marLeft w:val="0"/>
                  <w:marRight w:val="0"/>
                  <w:marTop w:val="0"/>
                  <w:marBottom w:val="0"/>
                  <w:divBdr>
                    <w:top w:val="none" w:sz="0" w:space="0" w:color="auto"/>
                    <w:left w:val="none" w:sz="0" w:space="0" w:color="auto"/>
                    <w:bottom w:val="none" w:sz="0" w:space="0" w:color="auto"/>
                    <w:right w:val="none" w:sz="0" w:space="0" w:color="auto"/>
                  </w:divBdr>
                </w:div>
              </w:divsChild>
            </w:div>
            <w:div w:id="361831290">
              <w:marLeft w:val="0"/>
              <w:marRight w:val="0"/>
              <w:marTop w:val="0"/>
              <w:marBottom w:val="0"/>
              <w:divBdr>
                <w:top w:val="none" w:sz="0" w:space="0" w:color="auto"/>
                <w:left w:val="none" w:sz="0" w:space="0" w:color="auto"/>
                <w:bottom w:val="none" w:sz="0" w:space="0" w:color="auto"/>
                <w:right w:val="none" w:sz="0" w:space="0" w:color="auto"/>
              </w:divBdr>
              <w:divsChild>
                <w:div w:id="1574243092">
                  <w:marLeft w:val="0"/>
                  <w:marRight w:val="0"/>
                  <w:marTop w:val="0"/>
                  <w:marBottom w:val="0"/>
                  <w:divBdr>
                    <w:top w:val="none" w:sz="0" w:space="0" w:color="auto"/>
                    <w:left w:val="none" w:sz="0" w:space="0" w:color="auto"/>
                    <w:bottom w:val="none" w:sz="0" w:space="0" w:color="auto"/>
                    <w:right w:val="none" w:sz="0" w:space="0" w:color="auto"/>
                  </w:divBdr>
                </w:div>
              </w:divsChild>
            </w:div>
            <w:div w:id="373849859">
              <w:marLeft w:val="0"/>
              <w:marRight w:val="0"/>
              <w:marTop w:val="0"/>
              <w:marBottom w:val="0"/>
              <w:divBdr>
                <w:top w:val="none" w:sz="0" w:space="0" w:color="auto"/>
                <w:left w:val="none" w:sz="0" w:space="0" w:color="auto"/>
                <w:bottom w:val="none" w:sz="0" w:space="0" w:color="auto"/>
                <w:right w:val="none" w:sz="0" w:space="0" w:color="auto"/>
              </w:divBdr>
              <w:divsChild>
                <w:div w:id="927268918">
                  <w:marLeft w:val="0"/>
                  <w:marRight w:val="0"/>
                  <w:marTop w:val="0"/>
                  <w:marBottom w:val="0"/>
                  <w:divBdr>
                    <w:top w:val="none" w:sz="0" w:space="0" w:color="auto"/>
                    <w:left w:val="none" w:sz="0" w:space="0" w:color="auto"/>
                    <w:bottom w:val="none" w:sz="0" w:space="0" w:color="auto"/>
                    <w:right w:val="none" w:sz="0" w:space="0" w:color="auto"/>
                  </w:divBdr>
                </w:div>
              </w:divsChild>
            </w:div>
            <w:div w:id="378407936">
              <w:marLeft w:val="0"/>
              <w:marRight w:val="0"/>
              <w:marTop w:val="0"/>
              <w:marBottom w:val="0"/>
              <w:divBdr>
                <w:top w:val="none" w:sz="0" w:space="0" w:color="auto"/>
                <w:left w:val="none" w:sz="0" w:space="0" w:color="auto"/>
                <w:bottom w:val="none" w:sz="0" w:space="0" w:color="auto"/>
                <w:right w:val="none" w:sz="0" w:space="0" w:color="auto"/>
              </w:divBdr>
              <w:divsChild>
                <w:div w:id="2064788140">
                  <w:marLeft w:val="0"/>
                  <w:marRight w:val="0"/>
                  <w:marTop w:val="0"/>
                  <w:marBottom w:val="0"/>
                  <w:divBdr>
                    <w:top w:val="none" w:sz="0" w:space="0" w:color="auto"/>
                    <w:left w:val="none" w:sz="0" w:space="0" w:color="auto"/>
                    <w:bottom w:val="none" w:sz="0" w:space="0" w:color="auto"/>
                    <w:right w:val="none" w:sz="0" w:space="0" w:color="auto"/>
                  </w:divBdr>
                </w:div>
              </w:divsChild>
            </w:div>
            <w:div w:id="453864709">
              <w:marLeft w:val="0"/>
              <w:marRight w:val="0"/>
              <w:marTop w:val="0"/>
              <w:marBottom w:val="0"/>
              <w:divBdr>
                <w:top w:val="none" w:sz="0" w:space="0" w:color="auto"/>
                <w:left w:val="none" w:sz="0" w:space="0" w:color="auto"/>
                <w:bottom w:val="none" w:sz="0" w:space="0" w:color="auto"/>
                <w:right w:val="none" w:sz="0" w:space="0" w:color="auto"/>
              </w:divBdr>
              <w:divsChild>
                <w:div w:id="1713158">
                  <w:marLeft w:val="0"/>
                  <w:marRight w:val="0"/>
                  <w:marTop w:val="0"/>
                  <w:marBottom w:val="0"/>
                  <w:divBdr>
                    <w:top w:val="none" w:sz="0" w:space="0" w:color="auto"/>
                    <w:left w:val="none" w:sz="0" w:space="0" w:color="auto"/>
                    <w:bottom w:val="none" w:sz="0" w:space="0" w:color="auto"/>
                    <w:right w:val="none" w:sz="0" w:space="0" w:color="auto"/>
                  </w:divBdr>
                </w:div>
              </w:divsChild>
            </w:div>
            <w:div w:id="522672035">
              <w:marLeft w:val="0"/>
              <w:marRight w:val="0"/>
              <w:marTop w:val="0"/>
              <w:marBottom w:val="0"/>
              <w:divBdr>
                <w:top w:val="none" w:sz="0" w:space="0" w:color="auto"/>
                <w:left w:val="none" w:sz="0" w:space="0" w:color="auto"/>
                <w:bottom w:val="none" w:sz="0" w:space="0" w:color="auto"/>
                <w:right w:val="none" w:sz="0" w:space="0" w:color="auto"/>
              </w:divBdr>
              <w:divsChild>
                <w:div w:id="1708529009">
                  <w:marLeft w:val="0"/>
                  <w:marRight w:val="0"/>
                  <w:marTop w:val="0"/>
                  <w:marBottom w:val="0"/>
                  <w:divBdr>
                    <w:top w:val="none" w:sz="0" w:space="0" w:color="auto"/>
                    <w:left w:val="none" w:sz="0" w:space="0" w:color="auto"/>
                    <w:bottom w:val="none" w:sz="0" w:space="0" w:color="auto"/>
                    <w:right w:val="none" w:sz="0" w:space="0" w:color="auto"/>
                  </w:divBdr>
                </w:div>
              </w:divsChild>
            </w:div>
            <w:div w:id="527911510">
              <w:marLeft w:val="0"/>
              <w:marRight w:val="0"/>
              <w:marTop w:val="0"/>
              <w:marBottom w:val="0"/>
              <w:divBdr>
                <w:top w:val="none" w:sz="0" w:space="0" w:color="auto"/>
                <w:left w:val="none" w:sz="0" w:space="0" w:color="auto"/>
                <w:bottom w:val="none" w:sz="0" w:space="0" w:color="auto"/>
                <w:right w:val="none" w:sz="0" w:space="0" w:color="auto"/>
              </w:divBdr>
              <w:divsChild>
                <w:div w:id="762144272">
                  <w:marLeft w:val="0"/>
                  <w:marRight w:val="0"/>
                  <w:marTop w:val="0"/>
                  <w:marBottom w:val="0"/>
                  <w:divBdr>
                    <w:top w:val="none" w:sz="0" w:space="0" w:color="auto"/>
                    <w:left w:val="none" w:sz="0" w:space="0" w:color="auto"/>
                    <w:bottom w:val="none" w:sz="0" w:space="0" w:color="auto"/>
                    <w:right w:val="none" w:sz="0" w:space="0" w:color="auto"/>
                  </w:divBdr>
                </w:div>
              </w:divsChild>
            </w:div>
            <w:div w:id="547688615">
              <w:marLeft w:val="0"/>
              <w:marRight w:val="0"/>
              <w:marTop w:val="0"/>
              <w:marBottom w:val="0"/>
              <w:divBdr>
                <w:top w:val="none" w:sz="0" w:space="0" w:color="auto"/>
                <w:left w:val="none" w:sz="0" w:space="0" w:color="auto"/>
                <w:bottom w:val="none" w:sz="0" w:space="0" w:color="auto"/>
                <w:right w:val="none" w:sz="0" w:space="0" w:color="auto"/>
              </w:divBdr>
              <w:divsChild>
                <w:div w:id="1409956282">
                  <w:marLeft w:val="0"/>
                  <w:marRight w:val="0"/>
                  <w:marTop w:val="0"/>
                  <w:marBottom w:val="0"/>
                  <w:divBdr>
                    <w:top w:val="none" w:sz="0" w:space="0" w:color="auto"/>
                    <w:left w:val="none" w:sz="0" w:space="0" w:color="auto"/>
                    <w:bottom w:val="none" w:sz="0" w:space="0" w:color="auto"/>
                    <w:right w:val="none" w:sz="0" w:space="0" w:color="auto"/>
                  </w:divBdr>
                </w:div>
              </w:divsChild>
            </w:div>
            <w:div w:id="575021339">
              <w:marLeft w:val="0"/>
              <w:marRight w:val="0"/>
              <w:marTop w:val="0"/>
              <w:marBottom w:val="0"/>
              <w:divBdr>
                <w:top w:val="none" w:sz="0" w:space="0" w:color="auto"/>
                <w:left w:val="none" w:sz="0" w:space="0" w:color="auto"/>
                <w:bottom w:val="none" w:sz="0" w:space="0" w:color="auto"/>
                <w:right w:val="none" w:sz="0" w:space="0" w:color="auto"/>
              </w:divBdr>
              <w:divsChild>
                <w:div w:id="1015302277">
                  <w:marLeft w:val="0"/>
                  <w:marRight w:val="0"/>
                  <w:marTop w:val="0"/>
                  <w:marBottom w:val="0"/>
                  <w:divBdr>
                    <w:top w:val="none" w:sz="0" w:space="0" w:color="auto"/>
                    <w:left w:val="none" w:sz="0" w:space="0" w:color="auto"/>
                    <w:bottom w:val="none" w:sz="0" w:space="0" w:color="auto"/>
                    <w:right w:val="none" w:sz="0" w:space="0" w:color="auto"/>
                  </w:divBdr>
                </w:div>
              </w:divsChild>
            </w:div>
            <w:div w:id="663822395">
              <w:marLeft w:val="0"/>
              <w:marRight w:val="0"/>
              <w:marTop w:val="0"/>
              <w:marBottom w:val="0"/>
              <w:divBdr>
                <w:top w:val="none" w:sz="0" w:space="0" w:color="auto"/>
                <w:left w:val="none" w:sz="0" w:space="0" w:color="auto"/>
                <w:bottom w:val="none" w:sz="0" w:space="0" w:color="auto"/>
                <w:right w:val="none" w:sz="0" w:space="0" w:color="auto"/>
              </w:divBdr>
              <w:divsChild>
                <w:div w:id="1831364032">
                  <w:marLeft w:val="0"/>
                  <w:marRight w:val="0"/>
                  <w:marTop w:val="0"/>
                  <w:marBottom w:val="0"/>
                  <w:divBdr>
                    <w:top w:val="none" w:sz="0" w:space="0" w:color="auto"/>
                    <w:left w:val="none" w:sz="0" w:space="0" w:color="auto"/>
                    <w:bottom w:val="none" w:sz="0" w:space="0" w:color="auto"/>
                    <w:right w:val="none" w:sz="0" w:space="0" w:color="auto"/>
                  </w:divBdr>
                </w:div>
              </w:divsChild>
            </w:div>
            <w:div w:id="672953593">
              <w:marLeft w:val="0"/>
              <w:marRight w:val="0"/>
              <w:marTop w:val="0"/>
              <w:marBottom w:val="0"/>
              <w:divBdr>
                <w:top w:val="none" w:sz="0" w:space="0" w:color="auto"/>
                <w:left w:val="none" w:sz="0" w:space="0" w:color="auto"/>
                <w:bottom w:val="none" w:sz="0" w:space="0" w:color="auto"/>
                <w:right w:val="none" w:sz="0" w:space="0" w:color="auto"/>
              </w:divBdr>
              <w:divsChild>
                <w:div w:id="583224787">
                  <w:marLeft w:val="0"/>
                  <w:marRight w:val="0"/>
                  <w:marTop w:val="0"/>
                  <w:marBottom w:val="0"/>
                  <w:divBdr>
                    <w:top w:val="none" w:sz="0" w:space="0" w:color="auto"/>
                    <w:left w:val="none" w:sz="0" w:space="0" w:color="auto"/>
                    <w:bottom w:val="none" w:sz="0" w:space="0" w:color="auto"/>
                    <w:right w:val="none" w:sz="0" w:space="0" w:color="auto"/>
                  </w:divBdr>
                </w:div>
              </w:divsChild>
            </w:div>
            <w:div w:id="700934905">
              <w:marLeft w:val="0"/>
              <w:marRight w:val="0"/>
              <w:marTop w:val="0"/>
              <w:marBottom w:val="0"/>
              <w:divBdr>
                <w:top w:val="none" w:sz="0" w:space="0" w:color="auto"/>
                <w:left w:val="none" w:sz="0" w:space="0" w:color="auto"/>
                <w:bottom w:val="none" w:sz="0" w:space="0" w:color="auto"/>
                <w:right w:val="none" w:sz="0" w:space="0" w:color="auto"/>
              </w:divBdr>
              <w:divsChild>
                <w:div w:id="1516073906">
                  <w:marLeft w:val="0"/>
                  <w:marRight w:val="0"/>
                  <w:marTop w:val="0"/>
                  <w:marBottom w:val="0"/>
                  <w:divBdr>
                    <w:top w:val="none" w:sz="0" w:space="0" w:color="auto"/>
                    <w:left w:val="none" w:sz="0" w:space="0" w:color="auto"/>
                    <w:bottom w:val="none" w:sz="0" w:space="0" w:color="auto"/>
                    <w:right w:val="none" w:sz="0" w:space="0" w:color="auto"/>
                  </w:divBdr>
                </w:div>
              </w:divsChild>
            </w:div>
            <w:div w:id="704331449">
              <w:marLeft w:val="0"/>
              <w:marRight w:val="0"/>
              <w:marTop w:val="0"/>
              <w:marBottom w:val="0"/>
              <w:divBdr>
                <w:top w:val="none" w:sz="0" w:space="0" w:color="auto"/>
                <w:left w:val="none" w:sz="0" w:space="0" w:color="auto"/>
                <w:bottom w:val="none" w:sz="0" w:space="0" w:color="auto"/>
                <w:right w:val="none" w:sz="0" w:space="0" w:color="auto"/>
              </w:divBdr>
              <w:divsChild>
                <w:div w:id="45227745">
                  <w:marLeft w:val="0"/>
                  <w:marRight w:val="0"/>
                  <w:marTop w:val="0"/>
                  <w:marBottom w:val="0"/>
                  <w:divBdr>
                    <w:top w:val="none" w:sz="0" w:space="0" w:color="auto"/>
                    <w:left w:val="none" w:sz="0" w:space="0" w:color="auto"/>
                    <w:bottom w:val="none" w:sz="0" w:space="0" w:color="auto"/>
                    <w:right w:val="none" w:sz="0" w:space="0" w:color="auto"/>
                  </w:divBdr>
                </w:div>
              </w:divsChild>
            </w:div>
            <w:div w:id="705835788">
              <w:marLeft w:val="0"/>
              <w:marRight w:val="0"/>
              <w:marTop w:val="0"/>
              <w:marBottom w:val="0"/>
              <w:divBdr>
                <w:top w:val="none" w:sz="0" w:space="0" w:color="auto"/>
                <w:left w:val="none" w:sz="0" w:space="0" w:color="auto"/>
                <w:bottom w:val="none" w:sz="0" w:space="0" w:color="auto"/>
                <w:right w:val="none" w:sz="0" w:space="0" w:color="auto"/>
              </w:divBdr>
              <w:divsChild>
                <w:div w:id="521016723">
                  <w:marLeft w:val="0"/>
                  <w:marRight w:val="0"/>
                  <w:marTop w:val="0"/>
                  <w:marBottom w:val="0"/>
                  <w:divBdr>
                    <w:top w:val="none" w:sz="0" w:space="0" w:color="auto"/>
                    <w:left w:val="none" w:sz="0" w:space="0" w:color="auto"/>
                    <w:bottom w:val="none" w:sz="0" w:space="0" w:color="auto"/>
                    <w:right w:val="none" w:sz="0" w:space="0" w:color="auto"/>
                  </w:divBdr>
                </w:div>
              </w:divsChild>
            </w:div>
            <w:div w:id="772095945">
              <w:marLeft w:val="0"/>
              <w:marRight w:val="0"/>
              <w:marTop w:val="0"/>
              <w:marBottom w:val="0"/>
              <w:divBdr>
                <w:top w:val="none" w:sz="0" w:space="0" w:color="auto"/>
                <w:left w:val="none" w:sz="0" w:space="0" w:color="auto"/>
                <w:bottom w:val="none" w:sz="0" w:space="0" w:color="auto"/>
                <w:right w:val="none" w:sz="0" w:space="0" w:color="auto"/>
              </w:divBdr>
              <w:divsChild>
                <w:div w:id="1714110720">
                  <w:marLeft w:val="0"/>
                  <w:marRight w:val="0"/>
                  <w:marTop w:val="0"/>
                  <w:marBottom w:val="0"/>
                  <w:divBdr>
                    <w:top w:val="none" w:sz="0" w:space="0" w:color="auto"/>
                    <w:left w:val="none" w:sz="0" w:space="0" w:color="auto"/>
                    <w:bottom w:val="none" w:sz="0" w:space="0" w:color="auto"/>
                    <w:right w:val="none" w:sz="0" w:space="0" w:color="auto"/>
                  </w:divBdr>
                </w:div>
              </w:divsChild>
            </w:div>
            <w:div w:id="847139790">
              <w:marLeft w:val="0"/>
              <w:marRight w:val="0"/>
              <w:marTop w:val="0"/>
              <w:marBottom w:val="0"/>
              <w:divBdr>
                <w:top w:val="none" w:sz="0" w:space="0" w:color="auto"/>
                <w:left w:val="none" w:sz="0" w:space="0" w:color="auto"/>
                <w:bottom w:val="none" w:sz="0" w:space="0" w:color="auto"/>
                <w:right w:val="none" w:sz="0" w:space="0" w:color="auto"/>
              </w:divBdr>
              <w:divsChild>
                <w:div w:id="1190875850">
                  <w:marLeft w:val="0"/>
                  <w:marRight w:val="0"/>
                  <w:marTop w:val="0"/>
                  <w:marBottom w:val="0"/>
                  <w:divBdr>
                    <w:top w:val="none" w:sz="0" w:space="0" w:color="auto"/>
                    <w:left w:val="none" w:sz="0" w:space="0" w:color="auto"/>
                    <w:bottom w:val="none" w:sz="0" w:space="0" w:color="auto"/>
                    <w:right w:val="none" w:sz="0" w:space="0" w:color="auto"/>
                  </w:divBdr>
                </w:div>
              </w:divsChild>
            </w:div>
            <w:div w:id="847213199">
              <w:marLeft w:val="0"/>
              <w:marRight w:val="0"/>
              <w:marTop w:val="0"/>
              <w:marBottom w:val="0"/>
              <w:divBdr>
                <w:top w:val="none" w:sz="0" w:space="0" w:color="auto"/>
                <w:left w:val="none" w:sz="0" w:space="0" w:color="auto"/>
                <w:bottom w:val="none" w:sz="0" w:space="0" w:color="auto"/>
                <w:right w:val="none" w:sz="0" w:space="0" w:color="auto"/>
              </w:divBdr>
              <w:divsChild>
                <w:div w:id="1518617873">
                  <w:marLeft w:val="0"/>
                  <w:marRight w:val="0"/>
                  <w:marTop w:val="0"/>
                  <w:marBottom w:val="0"/>
                  <w:divBdr>
                    <w:top w:val="none" w:sz="0" w:space="0" w:color="auto"/>
                    <w:left w:val="none" w:sz="0" w:space="0" w:color="auto"/>
                    <w:bottom w:val="none" w:sz="0" w:space="0" w:color="auto"/>
                    <w:right w:val="none" w:sz="0" w:space="0" w:color="auto"/>
                  </w:divBdr>
                </w:div>
              </w:divsChild>
            </w:div>
            <w:div w:id="859708154">
              <w:marLeft w:val="0"/>
              <w:marRight w:val="0"/>
              <w:marTop w:val="0"/>
              <w:marBottom w:val="0"/>
              <w:divBdr>
                <w:top w:val="none" w:sz="0" w:space="0" w:color="auto"/>
                <w:left w:val="none" w:sz="0" w:space="0" w:color="auto"/>
                <w:bottom w:val="none" w:sz="0" w:space="0" w:color="auto"/>
                <w:right w:val="none" w:sz="0" w:space="0" w:color="auto"/>
              </w:divBdr>
              <w:divsChild>
                <w:div w:id="82382603">
                  <w:marLeft w:val="0"/>
                  <w:marRight w:val="0"/>
                  <w:marTop w:val="0"/>
                  <w:marBottom w:val="0"/>
                  <w:divBdr>
                    <w:top w:val="none" w:sz="0" w:space="0" w:color="auto"/>
                    <w:left w:val="none" w:sz="0" w:space="0" w:color="auto"/>
                    <w:bottom w:val="none" w:sz="0" w:space="0" w:color="auto"/>
                    <w:right w:val="none" w:sz="0" w:space="0" w:color="auto"/>
                  </w:divBdr>
                </w:div>
              </w:divsChild>
            </w:div>
            <w:div w:id="862087116">
              <w:marLeft w:val="0"/>
              <w:marRight w:val="0"/>
              <w:marTop w:val="0"/>
              <w:marBottom w:val="0"/>
              <w:divBdr>
                <w:top w:val="none" w:sz="0" w:space="0" w:color="auto"/>
                <w:left w:val="none" w:sz="0" w:space="0" w:color="auto"/>
                <w:bottom w:val="none" w:sz="0" w:space="0" w:color="auto"/>
                <w:right w:val="none" w:sz="0" w:space="0" w:color="auto"/>
              </w:divBdr>
              <w:divsChild>
                <w:div w:id="1013995898">
                  <w:marLeft w:val="0"/>
                  <w:marRight w:val="0"/>
                  <w:marTop w:val="0"/>
                  <w:marBottom w:val="0"/>
                  <w:divBdr>
                    <w:top w:val="none" w:sz="0" w:space="0" w:color="auto"/>
                    <w:left w:val="none" w:sz="0" w:space="0" w:color="auto"/>
                    <w:bottom w:val="none" w:sz="0" w:space="0" w:color="auto"/>
                    <w:right w:val="none" w:sz="0" w:space="0" w:color="auto"/>
                  </w:divBdr>
                </w:div>
              </w:divsChild>
            </w:div>
            <w:div w:id="870264141">
              <w:marLeft w:val="0"/>
              <w:marRight w:val="0"/>
              <w:marTop w:val="0"/>
              <w:marBottom w:val="0"/>
              <w:divBdr>
                <w:top w:val="none" w:sz="0" w:space="0" w:color="auto"/>
                <w:left w:val="none" w:sz="0" w:space="0" w:color="auto"/>
                <w:bottom w:val="none" w:sz="0" w:space="0" w:color="auto"/>
                <w:right w:val="none" w:sz="0" w:space="0" w:color="auto"/>
              </w:divBdr>
              <w:divsChild>
                <w:div w:id="1198813163">
                  <w:marLeft w:val="0"/>
                  <w:marRight w:val="0"/>
                  <w:marTop w:val="0"/>
                  <w:marBottom w:val="0"/>
                  <w:divBdr>
                    <w:top w:val="none" w:sz="0" w:space="0" w:color="auto"/>
                    <w:left w:val="none" w:sz="0" w:space="0" w:color="auto"/>
                    <w:bottom w:val="none" w:sz="0" w:space="0" w:color="auto"/>
                    <w:right w:val="none" w:sz="0" w:space="0" w:color="auto"/>
                  </w:divBdr>
                </w:div>
              </w:divsChild>
            </w:div>
            <w:div w:id="896093162">
              <w:marLeft w:val="0"/>
              <w:marRight w:val="0"/>
              <w:marTop w:val="0"/>
              <w:marBottom w:val="0"/>
              <w:divBdr>
                <w:top w:val="none" w:sz="0" w:space="0" w:color="auto"/>
                <w:left w:val="none" w:sz="0" w:space="0" w:color="auto"/>
                <w:bottom w:val="none" w:sz="0" w:space="0" w:color="auto"/>
                <w:right w:val="none" w:sz="0" w:space="0" w:color="auto"/>
              </w:divBdr>
              <w:divsChild>
                <w:div w:id="1713994472">
                  <w:marLeft w:val="0"/>
                  <w:marRight w:val="0"/>
                  <w:marTop w:val="0"/>
                  <w:marBottom w:val="0"/>
                  <w:divBdr>
                    <w:top w:val="none" w:sz="0" w:space="0" w:color="auto"/>
                    <w:left w:val="none" w:sz="0" w:space="0" w:color="auto"/>
                    <w:bottom w:val="none" w:sz="0" w:space="0" w:color="auto"/>
                    <w:right w:val="none" w:sz="0" w:space="0" w:color="auto"/>
                  </w:divBdr>
                </w:div>
              </w:divsChild>
            </w:div>
            <w:div w:id="897088666">
              <w:marLeft w:val="0"/>
              <w:marRight w:val="0"/>
              <w:marTop w:val="0"/>
              <w:marBottom w:val="0"/>
              <w:divBdr>
                <w:top w:val="none" w:sz="0" w:space="0" w:color="auto"/>
                <w:left w:val="none" w:sz="0" w:space="0" w:color="auto"/>
                <w:bottom w:val="none" w:sz="0" w:space="0" w:color="auto"/>
                <w:right w:val="none" w:sz="0" w:space="0" w:color="auto"/>
              </w:divBdr>
              <w:divsChild>
                <w:div w:id="1978296425">
                  <w:marLeft w:val="0"/>
                  <w:marRight w:val="0"/>
                  <w:marTop w:val="0"/>
                  <w:marBottom w:val="0"/>
                  <w:divBdr>
                    <w:top w:val="none" w:sz="0" w:space="0" w:color="auto"/>
                    <w:left w:val="none" w:sz="0" w:space="0" w:color="auto"/>
                    <w:bottom w:val="none" w:sz="0" w:space="0" w:color="auto"/>
                    <w:right w:val="none" w:sz="0" w:space="0" w:color="auto"/>
                  </w:divBdr>
                </w:div>
              </w:divsChild>
            </w:div>
            <w:div w:id="975837788">
              <w:marLeft w:val="0"/>
              <w:marRight w:val="0"/>
              <w:marTop w:val="0"/>
              <w:marBottom w:val="0"/>
              <w:divBdr>
                <w:top w:val="none" w:sz="0" w:space="0" w:color="auto"/>
                <w:left w:val="none" w:sz="0" w:space="0" w:color="auto"/>
                <w:bottom w:val="none" w:sz="0" w:space="0" w:color="auto"/>
                <w:right w:val="none" w:sz="0" w:space="0" w:color="auto"/>
              </w:divBdr>
              <w:divsChild>
                <w:div w:id="315308057">
                  <w:marLeft w:val="0"/>
                  <w:marRight w:val="0"/>
                  <w:marTop w:val="0"/>
                  <w:marBottom w:val="0"/>
                  <w:divBdr>
                    <w:top w:val="none" w:sz="0" w:space="0" w:color="auto"/>
                    <w:left w:val="none" w:sz="0" w:space="0" w:color="auto"/>
                    <w:bottom w:val="none" w:sz="0" w:space="0" w:color="auto"/>
                    <w:right w:val="none" w:sz="0" w:space="0" w:color="auto"/>
                  </w:divBdr>
                </w:div>
              </w:divsChild>
            </w:div>
            <w:div w:id="986930966">
              <w:marLeft w:val="0"/>
              <w:marRight w:val="0"/>
              <w:marTop w:val="0"/>
              <w:marBottom w:val="0"/>
              <w:divBdr>
                <w:top w:val="none" w:sz="0" w:space="0" w:color="auto"/>
                <w:left w:val="none" w:sz="0" w:space="0" w:color="auto"/>
                <w:bottom w:val="none" w:sz="0" w:space="0" w:color="auto"/>
                <w:right w:val="none" w:sz="0" w:space="0" w:color="auto"/>
              </w:divBdr>
              <w:divsChild>
                <w:div w:id="622543501">
                  <w:marLeft w:val="0"/>
                  <w:marRight w:val="0"/>
                  <w:marTop w:val="0"/>
                  <w:marBottom w:val="0"/>
                  <w:divBdr>
                    <w:top w:val="none" w:sz="0" w:space="0" w:color="auto"/>
                    <w:left w:val="none" w:sz="0" w:space="0" w:color="auto"/>
                    <w:bottom w:val="none" w:sz="0" w:space="0" w:color="auto"/>
                    <w:right w:val="none" w:sz="0" w:space="0" w:color="auto"/>
                  </w:divBdr>
                </w:div>
              </w:divsChild>
            </w:div>
            <w:div w:id="1008679405">
              <w:marLeft w:val="0"/>
              <w:marRight w:val="0"/>
              <w:marTop w:val="0"/>
              <w:marBottom w:val="0"/>
              <w:divBdr>
                <w:top w:val="none" w:sz="0" w:space="0" w:color="auto"/>
                <w:left w:val="none" w:sz="0" w:space="0" w:color="auto"/>
                <w:bottom w:val="none" w:sz="0" w:space="0" w:color="auto"/>
                <w:right w:val="none" w:sz="0" w:space="0" w:color="auto"/>
              </w:divBdr>
              <w:divsChild>
                <w:div w:id="745151702">
                  <w:marLeft w:val="0"/>
                  <w:marRight w:val="0"/>
                  <w:marTop w:val="0"/>
                  <w:marBottom w:val="0"/>
                  <w:divBdr>
                    <w:top w:val="none" w:sz="0" w:space="0" w:color="auto"/>
                    <w:left w:val="none" w:sz="0" w:space="0" w:color="auto"/>
                    <w:bottom w:val="none" w:sz="0" w:space="0" w:color="auto"/>
                    <w:right w:val="none" w:sz="0" w:space="0" w:color="auto"/>
                  </w:divBdr>
                </w:div>
              </w:divsChild>
            </w:div>
            <w:div w:id="1032267179">
              <w:marLeft w:val="0"/>
              <w:marRight w:val="0"/>
              <w:marTop w:val="0"/>
              <w:marBottom w:val="0"/>
              <w:divBdr>
                <w:top w:val="none" w:sz="0" w:space="0" w:color="auto"/>
                <w:left w:val="none" w:sz="0" w:space="0" w:color="auto"/>
                <w:bottom w:val="none" w:sz="0" w:space="0" w:color="auto"/>
                <w:right w:val="none" w:sz="0" w:space="0" w:color="auto"/>
              </w:divBdr>
              <w:divsChild>
                <w:div w:id="1245262443">
                  <w:marLeft w:val="0"/>
                  <w:marRight w:val="0"/>
                  <w:marTop w:val="0"/>
                  <w:marBottom w:val="0"/>
                  <w:divBdr>
                    <w:top w:val="none" w:sz="0" w:space="0" w:color="auto"/>
                    <w:left w:val="none" w:sz="0" w:space="0" w:color="auto"/>
                    <w:bottom w:val="none" w:sz="0" w:space="0" w:color="auto"/>
                    <w:right w:val="none" w:sz="0" w:space="0" w:color="auto"/>
                  </w:divBdr>
                </w:div>
              </w:divsChild>
            </w:div>
            <w:div w:id="1081178188">
              <w:marLeft w:val="0"/>
              <w:marRight w:val="0"/>
              <w:marTop w:val="0"/>
              <w:marBottom w:val="0"/>
              <w:divBdr>
                <w:top w:val="none" w:sz="0" w:space="0" w:color="auto"/>
                <w:left w:val="none" w:sz="0" w:space="0" w:color="auto"/>
                <w:bottom w:val="none" w:sz="0" w:space="0" w:color="auto"/>
                <w:right w:val="none" w:sz="0" w:space="0" w:color="auto"/>
              </w:divBdr>
              <w:divsChild>
                <w:div w:id="629675675">
                  <w:marLeft w:val="0"/>
                  <w:marRight w:val="0"/>
                  <w:marTop w:val="0"/>
                  <w:marBottom w:val="0"/>
                  <w:divBdr>
                    <w:top w:val="none" w:sz="0" w:space="0" w:color="auto"/>
                    <w:left w:val="none" w:sz="0" w:space="0" w:color="auto"/>
                    <w:bottom w:val="none" w:sz="0" w:space="0" w:color="auto"/>
                    <w:right w:val="none" w:sz="0" w:space="0" w:color="auto"/>
                  </w:divBdr>
                </w:div>
              </w:divsChild>
            </w:div>
            <w:div w:id="1091967720">
              <w:marLeft w:val="0"/>
              <w:marRight w:val="0"/>
              <w:marTop w:val="0"/>
              <w:marBottom w:val="0"/>
              <w:divBdr>
                <w:top w:val="none" w:sz="0" w:space="0" w:color="auto"/>
                <w:left w:val="none" w:sz="0" w:space="0" w:color="auto"/>
                <w:bottom w:val="none" w:sz="0" w:space="0" w:color="auto"/>
                <w:right w:val="none" w:sz="0" w:space="0" w:color="auto"/>
              </w:divBdr>
              <w:divsChild>
                <w:div w:id="1781339823">
                  <w:marLeft w:val="0"/>
                  <w:marRight w:val="0"/>
                  <w:marTop w:val="0"/>
                  <w:marBottom w:val="0"/>
                  <w:divBdr>
                    <w:top w:val="none" w:sz="0" w:space="0" w:color="auto"/>
                    <w:left w:val="none" w:sz="0" w:space="0" w:color="auto"/>
                    <w:bottom w:val="none" w:sz="0" w:space="0" w:color="auto"/>
                    <w:right w:val="none" w:sz="0" w:space="0" w:color="auto"/>
                  </w:divBdr>
                </w:div>
              </w:divsChild>
            </w:div>
            <w:div w:id="1092776033">
              <w:marLeft w:val="0"/>
              <w:marRight w:val="0"/>
              <w:marTop w:val="0"/>
              <w:marBottom w:val="0"/>
              <w:divBdr>
                <w:top w:val="none" w:sz="0" w:space="0" w:color="auto"/>
                <w:left w:val="none" w:sz="0" w:space="0" w:color="auto"/>
                <w:bottom w:val="none" w:sz="0" w:space="0" w:color="auto"/>
                <w:right w:val="none" w:sz="0" w:space="0" w:color="auto"/>
              </w:divBdr>
              <w:divsChild>
                <w:div w:id="1780567160">
                  <w:marLeft w:val="0"/>
                  <w:marRight w:val="0"/>
                  <w:marTop w:val="0"/>
                  <w:marBottom w:val="0"/>
                  <w:divBdr>
                    <w:top w:val="none" w:sz="0" w:space="0" w:color="auto"/>
                    <w:left w:val="none" w:sz="0" w:space="0" w:color="auto"/>
                    <w:bottom w:val="none" w:sz="0" w:space="0" w:color="auto"/>
                    <w:right w:val="none" w:sz="0" w:space="0" w:color="auto"/>
                  </w:divBdr>
                </w:div>
              </w:divsChild>
            </w:div>
            <w:div w:id="1115101855">
              <w:marLeft w:val="0"/>
              <w:marRight w:val="0"/>
              <w:marTop w:val="0"/>
              <w:marBottom w:val="0"/>
              <w:divBdr>
                <w:top w:val="none" w:sz="0" w:space="0" w:color="auto"/>
                <w:left w:val="none" w:sz="0" w:space="0" w:color="auto"/>
                <w:bottom w:val="none" w:sz="0" w:space="0" w:color="auto"/>
                <w:right w:val="none" w:sz="0" w:space="0" w:color="auto"/>
              </w:divBdr>
              <w:divsChild>
                <w:div w:id="1620405771">
                  <w:marLeft w:val="0"/>
                  <w:marRight w:val="0"/>
                  <w:marTop w:val="0"/>
                  <w:marBottom w:val="0"/>
                  <w:divBdr>
                    <w:top w:val="none" w:sz="0" w:space="0" w:color="auto"/>
                    <w:left w:val="none" w:sz="0" w:space="0" w:color="auto"/>
                    <w:bottom w:val="none" w:sz="0" w:space="0" w:color="auto"/>
                    <w:right w:val="none" w:sz="0" w:space="0" w:color="auto"/>
                  </w:divBdr>
                </w:div>
              </w:divsChild>
            </w:div>
            <w:div w:id="1148017700">
              <w:marLeft w:val="0"/>
              <w:marRight w:val="0"/>
              <w:marTop w:val="0"/>
              <w:marBottom w:val="0"/>
              <w:divBdr>
                <w:top w:val="none" w:sz="0" w:space="0" w:color="auto"/>
                <w:left w:val="none" w:sz="0" w:space="0" w:color="auto"/>
                <w:bottom w:val="none" w:sz="0" w:space="0" w:color="auto"/>
                <w:right w:val="none" w:sz="0" w:space="0" w:color="auto"/>
              </w:divBdr>
              <w:divsChild>
                <w:div w:id="842861937">
                  <w:marLeft w:val="0"/>
                  <w:marRight w:val="0"/>
                  <w:marTop w:val="0"/>
                  <w:marBottom w:val="0"/>
                  <w:divBdr>
                    <w:top w:val="none" w:sz="0" w:space="0" w:color="auto"/>
                    <w:left w:val="none" w:sz="0" w:space="0" w:color="auto"/>
                    <w:bottom w:val="none" w:sz="0" w:space="0" w:color="auto"/>
                    <w:right w:val="none" w:sz="0" w:space="0" w:color="auto"/>
                  </w:divBdr>
                </w:div>
              </w:divsChild>
            </w:div>
            <w:div w:id="1151560856">
              <w:marLeft w:val="0"/>
              <w:marRight w:val="0"/>
              <w:marTop w:val="0"/>
              <w:marBottom w:val="0"/>
              <w:divBdr>
                <w:top w:val="none" w:sz="0" w:space="0" w:color="auto"/>
                <w:left w:val="none" w:sz="0" w:space="0" w:color="auto"/>
                <w:bottom w:val="none" w:sz="0" w:space="0" w:color="auto"/>
                <w:right w:val="none" w:sz="0" w:space="0" w:color="auto"/>
              </w:divBdr>
              <w:divsChild>
                <w:div w:id="1970281966">
                  <w:marLeft w:val="0"/>
                  <w:marRight w:val="0"/>
                  <w:marTop w:val="0"/>
                  <w:marBottom w:val="0"/>
                  <w:divBdr>
                    <w:top w:val="none" w:sz="0" w:space="0" w:color="auto"/>
                    <w:left w:val="none" w:sz="0" w:space="0" w:color="auto"/>
                    <w:bottom w:val="none" w:sz="0" w:space="0" w:color="auto"/>
                    <w:right w:val="none" w:sz="0" w:space="0" w:color="auto"/>
                  </w:divBdr>
                </w:div>
              </w:divsChild>
            </w:div>
            <w:div w:id="1225679137">
              <w:marLeft w:val="0"/>
              <w:marRight w:val="0"/>
              <w:marTop w:val="0"/>
              <w:marBottom w:val="0"/>
              <w:divBdr>
                <w:top w:val="none" w:sz="0" w:space="0" w:color="auto"/>
                <w:left w:val="none" w:sz="0" w:space="0" w:color="auto"/>
                <w:bottom w:val="none" w:sz="0" w:space="0" w:color="auto"/>
                <w:right w:val="none" w:sz="0" w:space="0" w:color="auto"/>
              </w:divBdr>
              <w:divsChild>
                <w:div w:id="910195412">
                  <w:marLeft w:val="0"/>
                  <w:marRight w:val="0"/>
                  <w:marTop w:val="0"/>
                  <w:marBottom w:val="0"/>
                  <w:divBdr>
                    <w:top w:val="none" w:sz="0" w:space="0" w:color="auto"/>
                    <w:left w:val="none" w:sz="0" w:space="0" w:color="auto"/>
                    <w:bottom w:val="none" w:sz="0" w:space="0" w:color="auto"/>
                    <w:right w:val="none" w:sz="0" w:space="0" w:color="auto"/>
                  </w:divBdr>
                </w:div>
              </w:divsChild>
            </w:div>
            <w:div w:id="1229338526">
              <w:marLeft w:val="0"/>
              <w:marRight w:val="0"/>
              <w:marTop w:val="0"/>
              <w:marBottom w:val="0"/>
              <w:divBdr>
                <w:top w:val="none" w:sz="0" w:space="0" w:color="auto"/>
                <w:left w:val="none" w:sz="0" w:space="0" w:color="auto"/>
                <w:bottom w:val="none" w:sz="0" w:space="0" w:color="auto"/>
                <w:right w:val="none" w:sz="0" w:space="0" w:color="auto"/>
              </w:divBdr>
              <w:divsChild>
                <w:div w:id="1224564901">
                  <w:marLeft w:val="0"/>
                  <w:marRight w:val="0"/>
                  <w:marTop w:val="0"/>
                  <w:marBottom w:val="0"/>
                  <w:divBdr>
                    <w:top w:val="none" w:sz="0" w:space="0" w:color="auto"/>
                    <w:left w:val="none" w:sz="0" w:space="0" w:color="auto"/>
                    <w:bottom w:val="none" w:sz="0" w:space="0" w:color="auto"/>
                    <w:right w:val="none" w:sz="0" w:space="0" w:color="auto"/>
                  </w:divBdr>
                </w:div>
              </w:divsChild>
            </w:div>
            <w:div w:id="1254585611">
              <w:marLeft w:val="0"/>
              <w:marRight w:val="0"/>
              <w:marTop w:val="0"/>
              <w:marBottom w:val="0"/>
              <w:divBdr>
                <w:top w:val="none" w:sz="0" w:space="0" w:color="auto"/>
                <w:left w:val="none" w:sz="0" w:space="0" w:color="auto"/>
                <w:bottom w:val="none" w:sz="0" w:space="0" w:color="auto"/>
                <w:right w:val="none" w:sz="0" w:space="0" w:color="auto"/>
              </w:divBdr>
              <w:divsChild>
                <w:div w:id="951207829">
                  <w:marLeft w:val="0"/>
                  <w:marRight w:val="0"/>
                  <w:marTop w:val="0"/>
                  <w:marBottom w:val="0"/>
                  <w:divBdr>
                    <w:top w:val="none" w:sz="0" w:space="0" w:color="auto"/>
                    <w:left w:val="none" w:sz="0" w:space="0" w:color="auto"/>
                    <w:bottom w:val="none" w:sz="0" w:space="0" w:color="auto"/>
                    <w:right w:val="none" w:sz="0" w:space="0" w:color="auto"/>
                  </w:divBdr>
                </w:div>
              </w:divsChild>
            </w:div>
            <w:div w:id="1258102983">
              <w:marLeft w:val="0"/>
              <w:marRight w:val="0"/>
              <w:marTop w:val="0"/>
              <w:marBottom w:val="0"/>
              <w:divBdr>
                <w:top w:val="none" w:sz="0" w:space="0" w:color="auto"/>
                <w:left w:val="none" w:sz="0" w:space="0" w:color="auto"/>
                <w:bottom w:val="none" w:sz="0" w:space="0" w:color="auto"/>
                <w:right w:val="none" w:sz="0" w:space="0" w:color="auto"/>
              </w:divBdr>
              <w:divsChild>
                <w:div w:id="1896964195">
                  <w:marLeft w:val="0"/>
                  <w:marRight w:val="0"/>
                  <w:marTop w:val="0"/>
                  <w:marBottom w:val="0"/>
                  <w:divBdr>
                    <w:top w:val="none" w:sz="0" w:space="0" w:color="auto"/>
                    <w:left w:val="none" w:sz="0" w:space="0" w:color="auto"/>
                    <w:bottom w:val="none" w:sz="0" w:space="0" w:color="auto"/>
                    <w:right w:val="none" w:sz="0" w:space="0" w:color="auto"/>
                  </w:divBdr>
                </w:div>
              </w:divsChild>
            </w:div>
            <w:div w:id="1316565981">
              <w:marLeft w:val="0"/>
              <w:marRight w:val="0"/>
              <w:marTop w:val="0"/>
              <w:marBottom w:val="0"/>
              <w:divBdr>
                <w:top w:val="none" w:sz="0" w:space="0" w:color="auto"/>
                <w:left w:val="none" w:sz="0" w:space="0" w:color="auto"/>
                <w:bottom w:val="none" w:sz="0" w:space="0" w:color="auto"/>
                <w:right w:val="none" w:sz="0" w:space="0" w:color="auto"/>
              </w:divBdr>
              <w:divsChild>
                <w:div w:id="465515045">
                  <w:marLeft w:val="0"/>
                  <w:marRight w:val="0"/>
                  <w:marTop w:val="0"/>
                  <w:marBottom w:val="0"/>
                  <w:divBdr>
                    <w:top w:val="none" w:sz="0" w:space="0" w:color="auto"/>
                    <w:left w:val="none" w:sz="0" w:space="0" w:color="auto"/>
                    <w:bottom w:val="none" w:sz="0" w:space="0" w:color="auto"/>
                    <w:right w:val="none" w:sz="0" w:space="0" w:color="auto"/>
                  </w:divBdr>
                </w:div>
              </w:divsChild>
            </w:div>
            <w:div w:id="1362242412">
              <w:marLeft w:val="0"/>
              <w:marRight w:val="0"/>
              <w:marTop w:val="0"/>
              <w:marBottom w:val="0"/>
              <w:divBdr>
                <w:top w:val="none" w:sz="0" w:space="0" w:color="auto"/>
                <w:left w:val="none" w:sz="0" w:space="0" w:color="auto"/>
                <w:bottom w:val="none" w:sz="0" w:space="0" w:color="auto"/>
                <w:right w:val="none" w:sz="0" w:space="0" w:color="auto"/>
              </w:divBdr>
              <w:divsChild>
                <w:div w:id="884025719">
                  <w:marLeft w:val="0"/>
                  <w:marRight w:val="0"/>
                  <w:marTop w:val="0"/>
                  <w:marBottom w:val="0"/>
                  <w:divBdr>
                    <w:top w:val="none" w:sz="0" w:space="0" w:color="auto"/>
                    <w:left w:val="none" w:sz="0" w:space="0" w:color="auto"/>
                    <w:bottom w:val="none" w:sz="0" w:space="0" w:color="auto"/>
                    <w:right w:val="none" w:sz="0" w:space="0" w:color="auto"/>
                  </w:divBdr>
                </w:div>
              </w:divsChild>
            </w:div>
            <w:div w:id="1362632665">
              <w:marLeft w:val="0"/>
              <w:marRight w:val="0"/>
              <w:marTop w:val="0"/>
              <w:marBottom w:val="0"/>
              <w:divBdr>
                <w:top w:val="none" w:sz="0" w:space="0" w:color="auto"/>
                <w:left w:val="none" w:sz="0" w:space="0" w:color="auto"/>
                <w:bottom w:val="none" w:sz="0" w:space="0" w:color="auto"/>
                <w:right w:val="none" w:sz="0" w:space="0" w:color="auto"/>
              </w:divBdr>
              <w:divsChild>
                <w:div w:id="1446658401">
                  <w:marLeft w:val="0"/>
                  <w:marRight w:val="0"/>
                  <w:marTop w:val="0"/>
                  <w:marBottom w:val="0"/>
                  <w:divBdr>
                    <w:top w:val="none" w:sz="0" w:space="0" w:color="auto"/>
                    <w:left w:val="none" w:sz="0" w:space="0" w:color="auto"/>
                    <w:bottom w:val="none" w:sz="0" w:space="0" w:color="auto"/>
                    <w:right w:val="none" w:sz="0" w:space="0" w:color="auto"/>
                  </w:divBdr>
                </w:div>
              </w:divsChild>
            </w:div>
            <w:div w:id="1389956083">
              <w:marLeft w:val="0"/>
              <w:marRight w:val="0"/>
              <w:marTop w:val="0"/>
              <w:marBottom w:val="0"/>
              <w:divBdr>
                <w:top w:val="none" w:sz="0" w:space="0" w:color="auto"/>
                <w:left w:val="none" w:sz="0" w:space="0" w:color="auto"/>
                <w:bottom w:val="none" w:sz="0" w:space="0" w:color="auto"/>
                <w:right w:val="none" w:sz="0" w:space="0" w:color="auto"/>
              </w:divBdr>
              <w:divsChild>
                <w:div w:id="124785807">
                  <w:marLeft w:val="0"/>
                  <w:marRight w:val="0"/>
                  <w:marTop w:val="0"/>
                  <w:marBottom w:val="0"/>
                  <w:divBdr>
                    <w:top w:val="none" w:sz="0" w:space="0" w:color="auto"/>
                    <w:left w:val="none" w:sz="0" w:space="0" w:color="auto"/>
                    <w:bottom w:val="none" w:sz="0" w:space="0" w:color="auto"/>
                    <w:right w:val="none" w:sz="0" w:space="0" w:color="auto"/>
                  </w:divBdr>
                </w:div>
              </w:divsChild>
            </w:div>
            <w:div w:id="1431390636">
              <w:marLeft w:val="0"/>
              <w:marRight w:val="0"/>
              <w:marTop w:val="0"/>
              <w:marBottom w:val="0"/>
              <w:divBdr>
                <w:top w:val="none" w:sz="0" w:space="0" w:color="auto"/>
                <w:left w:val="none" w:sz="0" w:space="0" w:color="auto"/>
                <w:bottom w:val="none" w:sz="0" w:space="0" w:color="auto"/>
                <w:right w:val="none" w:sz="0" w:space="0" w:color="auto"/>
              </w:divBdr>
              <w:divsChild>
                <w:div w:id="444351041">
                  <w:marLeft w:val="0"/>
                  <w:marRight w:val="0"/>
                  <w:marTop w:val="0"/>
                  <w:marBottom w:val="0"/>
                  <w:divBdr>
                    <w:top w:val="none" w:sz="0" w:space="0" w:color="auto"/>
                    <w:left w:val="none" w:sz="0" w:space="0" w:color="auto"/>
                    <w:bottom w:val="none" w:sz="0" w:space="0" w:color="auto"/>
                    <w:right w:val="none" w:sz="0" w:space="0" w:color="auto"/>
                  </w:divBdr>
                </w:div>
              </w:divsChild>
            </w:div>
            <w:div w:id="1447963273">
              <w:marLeft w:val="0"/>
              <w:marRight w:val="0"/>
              <w:marTop w:val="0"/>
              <w:marBottom w:val="0"/>
              <w:divBdr>
                <w:top w:val="none" w:sz="0" w:space="0" w:color="auto"/>
                <w:left w:val="none" w:sz="0" w:space="0" w:color="auto"/>
                <w:bottom w:val="none" w:sz="0" w:space="0" w:color="auto"/>
                <w:right w:val="none" w:sz="0" w:space="0" w:color="auto"/>
              </w:divBdr>
              <w:divsChild>
                <w:div w:id="1133674427">
                  <w:marLeft w:val="0"/>
                  <w:marRight w:val="0"/>
                  <w:marTop w:val="0"/>
                  <w:marBottom w:val="0"/>
                  <w:divBdr>
                    <w:top w:val="none" w:sz="0" w:space="0" w:color="auto"/>
                    <w:left w:val="none" w:sz="0" w:space="0" w:color="auto"/>
                    <w:bottom w:val="none" w:sz="0" w:space="0" w:color="auto"/>
                    <w:right w:val="none" w:sz="0" w:space="0" w:color="auto"/>
                  </w:divBdr>
                </w:div>
              </w:divsChild>
            </w:div>
            <w:div w:id="1477910762">
              <w:marLeft w:val="0"/>
              <w:marRight w:val="0"/>
              <w:marTop w:val="0"/>
              <w:marBottom w:val="0"/>
              <w:divBdr>
                <w:top w:val="none" w:sz="0" w:space="0" w:color="auto"/>
                <w:left w:val="none" w:sz="0" w:space="0" w:color="auto"/>
                <w:bottom w:val="none" w:sz="0" w:space="0" w:color="auto"/>
                <w:right w:val="none" w:sz="0" w:space="0" w:color="auto"/>
              </w:divBdr>
              <w:divsChild>
                <w:div w:id="1906988654">
                  <w:marLeft w:val="0"/>
                  <w:marRight w:val="0"/>
                  <w:marTop w:val="0"/>
                  <w:marBottom w:val="0"/>
                  <w:divBdr>
                    <w:top w:val="none" w:sz="0" w:space="0" w:color="auto"/>
                    <w:left w:val="none" w:sz="0" w:space="0" w:color="auto"/>
                    <w:bottom w:val="none" w:sz="0" w:space="0" w:color="auto"/>
                    <w:right w:val="none" w:sz="0" w:space="0" w:color="auto"/>
                  </w:divBdr>
                </w:div>
              </w:divsChild>
            </w:div>
            <w:div w:id="1498037041">
              <w:marLeft w:val="0"/>
              <w:marRight w:val="0"/>
              <w:marTop w:val="0"/>
              <w:marBottom w:val="0"/>
              <w:divBdr>
                <w:top w:val="none" w:sz="0" w:space="0" w:color="auto"/>
                <w:left w:val="none" w:sz="0" w:space="0" w:color="auto"/>
                <w:bottom w:val="none" w:sz="0" w:space="0" w:color="auto"/>
                <w:right w:val="none" w:sz="0" w:space="0" w:color="auto"/>
              </w:divBdr>
              <w:divsChild>
                <w:div w:id="2007199938">
                  <w:marLeft w:val="0"/>
                  <w:marRight w:val="0"/>
                  <w:marTop w:val="0"/>
                  <w:marBottom w:val="0"/>
                  <w:divBdr>
                    <w:top w:val="none" w:sz="0" w:space="0" w:color="auto"/>
                    <w:left w:val="none" w:sz="0" w:space="0" w:color="auto"/>
                    <w:bottom w:val="none" w:sz="0" w:space="0" w:color="auto"/>
                    <w:right w:val="none" w:sz="0" w:space="0" w:color="auto"/>
                  </w:divBdr>
                </w:div>
              </w:divsChild>
            </w:div>
            <w:div w:id="1512136198">
              <w:marLeft w:val="0"/>
              <w:marRight w:val="0"/>
              <w:marTop w:val="0"/>
              <w:marBottom w:val="0"/>
              <w:divBdr>
                <w:top w:val="none" w:sz="0" w:space="0" w:color="auto"/>
                <w:left w:val="none" w:sz="0" w:space="0" w:color="auto"/>
                <w:bottom w:val="none" w:sz="0" w:space="0" w:color="auto"/>
                <w:right w:val="none" w:sz="0" w:space="0" w:color="auto"/>
              </w:divBdr>
              <w:divsChild>
                <w:div w:id="1623877291">
                  <w:marLeft w:val="0"/>
                  <w:marRight w:val="0"/>
                  <w:marTop w:val="0"/>
                  <w:marBottom w:val="0"/>
                  <w:divBdr>
                    <w:top w:val="none" w:sz="0" w:space="0" w:color="auto"/>
                    <w:left w:val="none" w:sz="0" w:space="0" w:color="auto"/>
                    <w:bottom w:val="none" w:sz="0" w:space="0" w:color="auto"/>
                    <w:right w:val="none" w:sz="0" w:space="0" w:color="auto"/>
                  </w:divBdr>
                </w:div>
              </w:divsChild>
            </w:div>
            <w:div w:id="1526796481">
              <w:marLeft w:val="0"/>
              <w:marRight w:val="0"/>
              <w:marTop w:val="0"/>
              <w:marBottom w:val="0"/>
              <w:divBdr>
                <w:top w:val="none" w:sz="0" w:space="0" w:color="auto"/>
                <w:left w:val="none" w:sz="0" w:space="0" w:color="auto"/>
                <w:bottom w:val="none" w:sz="0" w:space="0" w:color="auto"/>
                <w:right w:val="none" w:sz="0" w:space="0" w:color="auto"/>
              </w:divBdr>
              <w:divsChild>
                <w:div w:id="178743769">
                  <w:marLeft w:val="0"/>
                  <w:marRight w:val="0"/>
                  <w:marTop w:val="0"/>
                  <w:marBottom w:val="0"/>
                  <w:divBdr>
                    <w:top w:val="none" w:sz="0" w:space="0" w:color="auto"/>
                    <w:left w:val="none" w:sz="0" w:space="0" w:color="auto"/>
                    <w:bottom w:val="none" w:sz="0" w:space="0" w:color="auto"/>
                    <w:right w:val="none" w:sz="0" w:space="0" w:color="auto"/>
                  </w:divBdr>
                </w:div>
              </w:divsChild>
            </w:div>
            <w:div w:id="1531839687">
              <w:marLeft w:val="0"/>
              <w:marRight w:val="0"/>
              <w:marTop w:val="0"/>
              <w:marBottom w:val="0"/>
              <w:divBdr>
                <w:top w:val="none" w:sz="0" w:space="0" w:color="auto"/>
                <w:left w:val="none" w:sz="0" w:space="0" w:color="auto"/>
                <w:bottom w:val="none" w:sz="0" w:space="0" w:color="auto"/>
                <w:right w:val="none" w:sz="0" w:space="0" w:color="auto"/>
              </w:divBdr>
              <w:divsChild>
                <w:div w:id="555355660">
                  <w:marLeft w:val="0"/>
                  <w:marRight w:val="0"/>
                  <w:marTop w:val="0"/>
                  <w:marBottom w:val="0"/>
                  <w:divBdr>
                    <w:top w:val="none" w:sz="0" w:space="0" w:color="auto"/>
                    <w:left w:val="none" w:sz="0" w:space="0" w:color="auto"/>
                    <w:bottom w:val="none" w:sz="0" w:space="0" w:color="auto"/>
                    <w:right w:val="none" w:sz="0" w:space="0" w:color="auto"/>
                  </w:divBdr>
                </w:div>
              </w:divsChild>
            </w:div>
            <w:div w:id="1533033080">
              <w:marLeft w:val="0"/>
              <w:marRight w:val="0"/>
              <w:marTop w:val="0"/>
              <w:marBottom w:val="0"/>
              <w:divBdr>
                <w:top w:val="none" w:sz="0" w:space="0" w:color="auto"/>
                <w:left w:val="none" w:sz="0" w:space="0" w:color="auto"/>
                <w:bottom w:val="none" w:sz="0" w:space="0" w:color="auto"/>
                <w:right w:val="none" w:sz="0" w:space="0" w:color="auto"/>
              </w:divBdr>
              <w:divsChild>
                <w:div w:id="1536886303">
                  <w:marLeft w:val="0"/>
                  <w:marRight w:val="0"/>
                  <w:marTop w:val="0"/>
                  <w:marBottom w:val="0"/>
                  <w:divBdr>
                    <w:top w:val="none" w:sz="0" w:space="0" w:color="auto"/>
                    <w:left w:val="none" w:sz="0" w:space="0" w:color="auto"/>
                    <w:bottom w:val="none" w:sz="0" w:space="0" w:color="auto"/>
                    <w:right w:val="none" w:sz="0" w:space="0" w:color="auto"/>
                  </w:divBdr>
                </w:div>
              </w:divsChild>
            </w:div>
            <w:div w:id="1542746148">
              <w:marLeft w:val="0"/>
              <w:marRight w:val="0"/>
              <w:marTop w:val="0"/>
              <w:marBottom w:val="0"/>
              <w:divBdr>
                <w:top w:val="none" w:sz="0" w:space="0" w:color="auto"/>
                <w:left w:val="none" w:sz="0" w:space="0" w:color="auto"/>
                <w:bottom w:val="none" w:sz="0" w:space="0" w:color="auto"/>
                <w:right w:val="none" w:sz="0" w:space="0" w:color="auto"/>
              </w:divBdr>
              <w:divsChild>
                <w:div w:id="850030308">
                  <w:marLeft w:val="0"/>
                  <w:marRight w:val="0"/>
                  <w:marTop w:val="0"/>
                  <w:marBottom w:val="0"/>
                  <w:divBdr>
                    <w:top w:val="none" w:sz="0" w:space="0" w:color="auto"/>
                    <w:left w:val="none" w:sz="0" w:space="0" w:color="auto"/>
                    <w:bottom w:val="none" w:sz="0" w:space="0" w:color="auto"/>
                    <w:right w:val="none" w:sz="0" w:space="0" w:color="auto"/>
                  </w:divBdr>
                </w:div>
              </w:divsChild>
            </w:div>
            <w:div w:id="1594314981">
              <w:marLeft w:val="0"/>
              <w:marRight w:val="0"/>
              <w:marTop w:val="0"/>
              <w:marBottom w:val="0"/>
              <w:divBdr>
                <w:top w:val="none" w:sz="0" w:space="0" w:color="auto"/>
                <w:left w:val="none" w:sz="0" w:space="0" w:color="auto"/>
                <w:bottom w:val="none" w:sz="0" w:space="0" w:color="auto"/>
                <w:right w:val="none" w:sz="0" w:space="0" w:color="auto"/>
              </w:divBdr>
              <w:divsChild>
                <w:div w:id="1844472919">
                  <w:marLeft w:val="0"/>
                  <w:marRight w:val="0"/>
                  <w:marTop w:val="0"/>
                  <w:marBottom w:val="0"/>
                  <w:divBdr>
                    <w:top w:val="none" w:sz="0" w:space="0" w:color="auto"/>
                    <w:left w:val="none" w:sz="0" w:space="0" w:color="auto"/>
                    <w:bottom w:val="none" w:sz="0" w:space="0" w:color="auto"/>
                    <w:right w:val="none" w:sz="0" w:space="0" w:color="auto"/>
                  </w:divBdr>
                </w:div>
              </w:divsChild>
            </w:div>
            <w:div w:id="1644776702">
              <w:marLeft w:val="0"/>
              <w:marRight w:val="0"/>
              <w:marTop w:val="0"/>
              <w:marBottom w:val="0"/>
              <w:divBdr>
                <w:top w:val="none" w:sz="0" w:space="0" w:color="auto"/>
                <w:left w:val="none" w:sz="0" w:space="0" w:color="auto"/>
                <w:bottom w:val="none" w:sz="0" w:space="0" w:color="auto"/>
                <w:right w:val="none" w:sz="0" w:space="0" w:color="auto"/>
              </w:divBdr>
              <w:divsChild>
                <w:div w:id="1435710223">
                  <w:marLeft w:val="0"/>
                  <w:marRight w:val="0"/>
                  <w:marTop w:val="0"/>
                  <w:marBottom w:val="0"/>
                  <w:divBdr>
                    <w:top w:val="none" w:sz="0" w:space="0" w:color="auto"/>
                    <w:left w:val="none" w:sz="0" w:space="0" w:color="auto"/>
                    <w:bottom w:val="none" w:sz="0" w:space="0" w:color="auto"/>
                    <w:right w:val="none" w:sz="0" w:space="0" w:color="auto"/>
                  </w:divBdr>
                </w:div>
              </w:divsChild>
            </w:div>
            <w:div w:id="1652900386">
              <w:marLeft w:val="0"/>
              <w:marRight w:val="0"/>
              <w:marTop w:val="0"/>
              <w:marBottom w:val="0"/>
              <w:divBdr>
                <w:top w:val="none" w:sz="0" w:space="0" w:color="auto"/>
                <w:left w:val="none" w:sz="0" w:space="0" w:color="auto"/>
                <w:bottom w:val="none" w:sz="0" w:space="0" w:color="auto"/>
                <w:right w:val="none" w:sz="0" w:space="0" w:color="auto"/>
              </w:divBdr>
              <w:divsChild>
                <w:div w:id="1881742450">
                  <w:marLeft w:val="0"/>
                  <w:marRight w:val="0"/>
                  <w:marTop w:val="0"/>
                  <w:marBottom w:val="0"/>
                  <w:divBdr>
                    <w:top w:val="none" w:sz="0" w:space="0" w:color="auto"/>
                    <w:left w:val="none" w:sz="0" w:space="0" w:color="auto"/>
                    <w:bottom w:val="none" w:sz="0" w:space="0" w:color="auto"/>
                    <w:right w:val="none" w:sz="0" w:space="0" w:color="auto"/>
                  </w:divBdr>
                </w:div>
              </w:divsChild>
            </w:div>
            <w:div w:id="1661039061">
              <w:marLeft w:val="0"/>
              <w:marRight w:val="0"/>
              <w:marTop w:val="0"/>
              <w:marBottom w:val="0"/>
              <w:divBdr>
                <w:top w:val="none" w:sz="0" w:space="0" w:color="auto"/>
                <w:left w:val="none" w:sz="0" w:space="0" w:color="auto"/>
                <w:bottom w:val="none" w:sz="0" w:space="0" w:color="auto"/>
                <w:right w:val="none" w:sz="0" w:space="0" w:color="auto"/>
              </w:divBdr>
              <w:divsChild>
                <w:div w:id="1657150735">
                  <w:marLeft w:val="0"/>
                  <w:marRight w:val="0"/>
                  <w:marTop w:val="0"/>
                  <w:marBottom w:val="0"/>
                  <w:divBdr>
                    <w:top w:val="none" w:sz="0" w:space="0" w:color="auto"/>
                    <w:left w:val="none" w:sz="0" w:space="0" w:color="auto"/>
                    <w:bottom w:val="none" w:sz="0" w:space="0" w:color="auto"/>
                    <w:right w:val="none" w:sz="0" w:space="0" w:color="auto"/>
                  </w:divBdr>
                </w:div>
              </w:divsChild>
            </w:div>
            <w:div w:id="1721592004">
              <w:marLeft w:val="0"/>
              <w:marRight w:val="0"/>
              <w:marTop w:val="0"/>
              <w:marBottom w:val="0"/>
              <w:divBdr>
                <w:top w:val="none" w:sz="0" w:space="0" w:color="auto"/>
                <w:left w:val="none" w:sz="0" w:space="0" w:color="auto"/>
                <w:bottom w:val="none" w:sz="0" w:space="0" w:color="auto"/>
                <w:right w:val="none" w:sz="0" w:space="0" w:color="auto"/>
              </w:divBdr>
              <w:divsChild>
                <w:div w:id="354506984">
                  <w:marLeft w:val="0"/>
                  <w:marRight w:val="0"/>
                  <w:marTop w:val="0"/>
                  <w:marBottom w:val="0"/>
                  <w:divBdr>
                    <w:top w:val="none" w:sz="0" w:space="0" w:color="auto"/>
                    <w:left w:val="none" w:sz="0" w:space="0" w:color="auto"/>
                    <w:bottom w:val="none" w:sz="0" w:space="0" w:color="auto"/>
                    <w:right w:val="none" w:sz="0" w:space="0" w:color="auto"/>
                  </w:divBdr>
                </w:div>
              </w:divsChild>
            </w:div>
            <w:div w:id="1725374842">
              <w:marLeft w:val="0"/>
              <w:marRight w:val="0"/>
              <w:marTop w:val="0"/>
              <w:marBottom w:val="0"/>
              <w:divBdr>
                <w:top w:val="none" w:sz="0" w:space="0" w:color="auto"/>
                <w:left w:val="none" w:sz="0" w:space="0" w:color="auto"/>
                <w:bottom w:val="none" w:sz="0" w:space="0" w:color="auto"/>
                <w:right w:val="none" w:sz="0" w:space="0" w:color="auto"/>
              </w:divBdr>
              <w:divsChild>
                <w:div w:id="1779258123">
                  <w:marLeft w:val="0"/>
                  <w:marRight w:val="0"/>
                  <w:marTop w:val="0"/>
                  <w:marBottom w:val="0"/>
                  <w:divBdr>
                    <w:top w:val="none" w:sz="0" w:space="0" w:color="auto"/>
                    <w:left w:val="none" w:sz="0" w:space="0" w:color="auto"/>
                    <w:bottom w:val="none" w:sz="0" w:space="0" w:color="auto"/>
                    <w:right w:val="none" w:sz="0" w:space="0" w:color="auto"/>
                  </w:divBdr>
                </w:div>
              </w:divsChild>
            </w:div>
            <w:div w:id="1733430615">
              <w:marLeft w:val="0"/>
              <w:marRight w:val="0"/>
              <w:marTop w:val="0"/>
              <w:marBottom w:val="0"/>
              <w:divBdr>
                <w:top w:val="none" w:sz="0" w:space="0" w:color="auto"/>
                <w:left w:val="none" w:sz="0" w:space="0" w:color="auto"/>
                <w:bottom w:val="none" w:sz="0" w:space="0" w:color="auto"/>
                <w:right w:val="none" w:sz="0" w:space="0" w:color="auto"/>
              </w:divBdr>
              <w:divsChild>
                <w:div w:id="1398675283">
                  <w:marLeft w:val="0"/>
                  <w:marRight w:val="0"/>
                  <w:marTop w:val="0"/>
                  <w:marBottom w:val="0"/>
                  <w:divBdr>
                    <w:top w:val="none" w:sz="0" w:space="0" w:color="auto"/>
                    <w:left w:val="none" w:sz="0" w:space="0" w:color="auto"/>
                    <w:bottom w:val="none" w:sz="0" w:space="0" w:color="auto"/>
                    <w:right w:val="none" w:sz="0" w:space="0" w:color="auto"/>
                  </w:divBdr>
                </w:div>
              </w:divsChild>
            </w:div>
            <w:div w:id="1762410037">
              <w:marLeft w:val="0"/>
              <w:marRight w:val="0"/>
              <w:marTop w:val="0"/>
              <w:marBottom w:val="0"/>
              <w:divBdr>
                <w:top w:val="none" w:sz="0" w:space="0" w:color="auto"/>
                <w:left w:val="none" w:sz="0" w:space="0" w:color="auto"/>
                <w:bottom w:val="none" w:sz="0" w:space="0" w:color="auto"/>
                <w:right w:val="none" w:sz="0" w:space="0" w:color="auto"/>
              </w:divBdr>
              <w:divsChild>
                <w:div w:id="1160998746">
                  <w:marLeft w:val="0"/>
                  <w:marRight w:val="0"/>
                  <w:marTop w:val="0"/>
                  <w:marBottom w:val="0"/>
                  <w:divBdr>
                    <w:top w:val="none" w:sz="0" w:space="0" w:color="auto"/>
                    <w:left w:val="none" w:sz="0" w:space="0" w:color="auto"/>
                    <w:bottom w:val="none" w:sz="0" w:space="0" w:color="auto"/>
                    <w:right w:val="none" w:sz="0" w:space="0" w:color="auto"/>
                  </w:divBdr>
                </w:div>
              </w:divsChild>
            </w:div>
            <w:div w:id="1816484654">
              <w:marLeft w:val="0"/>
              <w:marRight w:val="0"/>
              <w:marTop w:val="0"/>
              <w:marBottom w:val="0"/>
              <w:divBdr>
                <w:top w:val="none" w:sz="0" w:space="0" w:color="auto"/>
                <w:left w:val="none" w:sz="0" w:space="0" w:color="auto"/>
                <w:bottom w:val="none" w:sz="0" w:space="0" w:color="auto"/>
                <w:right w:val="none" w:sz="0" w:space="0" w:color="auto"/>
              </w:divBdr>
              <w:divsChild>
                <w:div w:id="1800145236">
                  <w:marLeft w:val="0"/>
                  <w:marRight w:val="0"/>
                  <w:marTop w:val="0"/>
                  <w:marBottom w:val="0"/>
                  <w:divBdr>
                    <w:top w:val="none" w:sz="0" w:space="0" w:color="auto"/>
                    <w:left w:val="none" w:sz="0" w:space="0" w:color="auto"/>
                    <w:bottom w:val="none" w:sz="0" w:space="0" w:color="auto"/>
                    <w:right w:val="none" w:sz="0" w:space="0" w:color="auto"/>
                  </w:divBdr>
                </w:div>
              </w:divsChild>
            </w:div>
            <w:div w:id="1846899975">
              <w:marLeft w:val="0"/>
              <w:marRight w:val="0"/>
              <w:marTop w:val="0"/>
              <w:marBottom w:val="0"/>
              <w:divBdr>
                <w:top w:val="none" w:sz="0" w:space="0" w:color="auto"/>
                <w:left w:val="none" w:sz="0" w:space="0" w:color="auto"/>
                <w:bottom w:val="none" w:sz="0" w:space="0" w:color="auto"/>
                <w:right w:val="none" w:sz="0" w:space="0" w:color="auto"/>
              </w:divBdr>
              <w:divsChild>
                <w:div w:id="1007944470">
                  <w:marLeft w:val="0"/>
                  <w:marRight w:val="0"/>
                  <w:marTop w:val="0"/>
                  <w:marBottom w:val="0"/>
                  <w:divBdr>
                    <w:top w:val="none" w:sz="0" w:space="0" w:color="auto"/>
                    <w:left w:val="none" w:sz="0" w:space="0" w:color="auto"/>
                    <w:bottom w:val="none" w:sz="0" w:space="0" w:color="auto"/>
                    <w:right w:val="none" w:sz="0" w:space="0" w:color="auto"/>
                  </w:divBdr>
                </w:div>
              </w:divsChild>
            </w:div>
            <w:div w:id="1861821333">
              <w:marLeft w:val="0"/>
              <w:marRight w:val="0"/>
              <w:marTop w:val="0"/>
              <w:marBottom w:val="0"/>
              <w:divBdr>
                <w:top w:val="none" w:sz="0" w:space="0" w:color="auto"/>
                <w:left w:val="none" w:sz="0" w:space="0" w:color="auto"/>
                <w:bottom w:val="none" w:sz="0" w:space="0" w:color="auto"/>
                <w:right w:val="none" w:sz="0" w:space="0" w:color="auto"/>
              </w:divBdr>
              <w:divsChild>
                <w:div w:id="1695375026">
                  <w:marLeft w:val="0"/>
                  <w:marRight w:val="0"/>
                  <w:marTop w:val="0"/>
                  <w:marBottom w:val="0"/>
                  <w:divBdr>
                    <w:top w:val="none" w:sz="0" w:space="0" w:color="auto"/>
                    <w:left w:val="none" w:sz="0" w:space="0" w:color="auto"/>
                    <w:bottom w:val="none" w:sz="0" w:space="0" w:color="auto"/>
                    <w:right w:val="none" w:sz="0" w:space="0" w:color="auto"/>
                  </w:divBdr>
                </w:div>
              </w:divsChild>
            </w:div>
            <w:div w:id="1866479976">
              <w:marLeft w:val="0"/>
              <w:marRight w:val="0"/>
              <w:marTop w:val="0"/>
              <w:marBottom w:val="0"/>
              <w:divBdr>
                <w:top w:val="none" w:sz="0" w:space="0" w:color="auto"/>
                <w:left w:val="none" w:sz="0" w:space="0" w:color="auto"/>
                <w:bottom w:val="none" w:sz="0" w:space="0" w:color="auto"/>
                <w:right w:val="none" w:sz="0" w:space="0" w:color="auto"/>
              </w:divBdr>
              <w:divsChild>
                <w:div w:id="1875465321">
                  <w:marLeft w:val="0"/>
                  <w:marRight w:val="0"/>
                  <w:marTop w:val="0"/>
                  <w:marBottom w:val="0"/>
                  <w:divBdr>
                    <w:top w:val="none" w:sz="0" w:space="0" w:color="auto"/>
                    <w:left w:val="none" w:sz="0" w:space="0" w:color="auto"/>
                    <w:bottom w:val="none" w:sz="0" w:space="0" w:color="auto"/>
                    <w:right w:val="none" w:sz="0" w:space="0" w:color="auto"/>
                  </w:divBdr>
                </w:div>
              </w:divsChild>
            </w:div>
            <w:div w:id="1898780471">
              <w:marLeft w:val="0"/>
              <w:marRight w:val="0"/>
              <w:marTop w:val="0"/>
              <w:marBottom w:val="0"/>
              <w:divBdr>
                <w:top w:val="none" w:sz="0" w:space="0" w:color="auto"/>
                <w:left w:val="none" w:sz="0" w:space="0" w:color="auto"/>
                <w:bottom w:val="none" w:sz="0" w:space="0" w:color="auto"/>
                <w:right w:val="none" w:sz="0" w:space="0" w:color="auto"/>
              </w:divBdr>
              <w:divsChild>
                <w:div w:id="1420175209">
                  <w:marLeft w:val="0"/>
                  <w:marRight w:val="0"/>
                  <w:marTop w:val="0"/>
                  <w:marBottom w:val="0"/>
                  <w:divBdr>
                    <w:top w:val="none" w:sz="0" w:space="0" w:color="auto"/>
                    <w:left w:val="none" w:sz="0" w:space="0" w:color="auto"/>
                    <w:bottom w:val="none" w:sz="0" w:space="0" w:color="auto"/>
                    <w:right w:val="none" w:sz="0" w:space="0" w:color="auto"/>
                  </w:divBdr>
                </w:div>
              </w:divsChild>
            </w:div>
            <w:div w:id="1911958629">
              <w:marLeft w:val="0"/>
              <w:marRight w:val="0"/>
              <w:marTop w:val="0"/>
              <w:marBottom w:val="0"/>
              <w:divBdr>
                <w:top w:val="none" w:sz="0" w:space="0" w:color="auto"/>
                <w:left w:val="none" w:sz="0" w:space="0" w:color="auto"/>
                <w:bottom w:val="none" w:sz="0" w:space="0" w:color="auto"/>
                <w:right w:val="none" w:sz="0" w:space="0" w:color="auto"/>
              </w:divBdr>
              <w:divsChild>
                <w:div w:id="819734894">
                  <w:marLeft w:val="0"/>
                  <w:marRight w:val="0"/>
                  <w:marTop w:val="0"/>
                  <w:marBottom w:val="0"/>
                  <w:divBdr>
                    <w:top w:val="none" w:sz="0" w:space="0" w:color="auto"/>
                    <w:left w:val="none" w:sz="0" w:space="0" w:color="auto"/>
                    <w:bottom w:val="none" w:sz="0" w:space="0" w:color="auto"/>
                    <w:right w:val="none" w:sz="0" w:space="0" w:color="auto"/>
                  </w:divBdr>
                </w:div>
              </w:divsChild>
            </w:div>
            <w:div w:id="1928995976">
              <w:marLeft w:val="0"/>
              <w:marRight w:val="0"/>
              <w:marTop w:val="0"/>
              <w:marBottom w:val="0"/>
              <w:divBdr>
                <w:top w:val="none" w:sz="0" w:space="0" w:color="auto"/>
                <w:left w:val="none" w:sz="0" w:space="0" w:color="auto"/>
                <w:bottom w:val="none" w:sz="0" w:space="0" w:color="auto"/>
                <w:right w:val="none" w:sz="0" w:space="0" w:color="auto"/>
              </w:divBdr>
              <w:divsChild>
                <w:div w:id="1025978961">
                  <w:marLeft w:val="0"/>
                  <w:marRight w:val="0"/>
                  <w:marTop w:val="0"/>
                  <w:marBottom w:val="0"/>
                  <w:divBdr>
                    <w:top w:val="none" w:sz="0" w:space="0" w:color="auto"/>
                    <w:left w:val="none" w:sz="0" w:space="0" w:color="auto"/>
                    <w:bottom w:val="none" w:sz="0" w:space="0" w:color="auto"/>
                    <w:right w:val="none" w:sz="0" w:space="0" w:color="auto"/>
                  </w:divBdr>
                </w:div>
              </w:divsChild>
            </w:div>
            <w:div w:id="1937054956">
              <w:marLeft w:val="0"/>
              <w:marRight w:val="0"/>
              <w:marTop w:val="0"/>
              <w:marBottom w:val="0"/>
              <w:divBdr>
                <w:top w:val="none" w:sz="0" w:space="0" w:color="auto"/>
                <w:left w:val="none" w:sz="0" w:space="0" w:color="auto"/>
                <w:bottom w:val="none" w:sz="0" w:space="0" w:color="auto"/>
                <w:right w:val="none" w:sz="0" w:space="0" w:color="auto"/>
              </w:divBdr>
              <w:divsChild>
                <w:div w:id="399333225">
                  <w:marLeft w:val="0"/>
                  <w:marRight w:val="0"/>
                  <w:marTop w:val="0"/>
                  <w:marBottom w:val="0"/>
                  <w:divBdr>
                    <w:top w:val="none" w:sz="0" w:space="0" w:color="auto"/>
                    <w:left w:val="none" w:sz="0" w:space="0" w:color="auto"/>
                    <w:bottom w:val="none" w:sz="0" w:space="0" w:color="auto"/>
                    <w:right w:val="none" w:sz="0" w:space="0" w:color="auto"/>
                  </w:divBdr>
                </w:div>
              </w:divsChild>
            </w:div>
            <w:div w:id="1938364912">
              <w:marLeft w:val="0"/>
              <w:marRight w:val="0"/>
              <w:marTop w:val="0"/>
              <w:marBottom w:val="0"/>
              <w:divBdr>
                <w:top w:val="none" w:sz="0" w:space="0" w:color="auto"/>
                <w:left w:val="none" w:sz="0" w:space="0" w:color="auto"/>
                <w:bottom w:val="none" w:sz="0" w:space="0" w:color="auto"/>
                <w:right w:val="none" w:sz="0" w:space="0" w:color="auto"/>
              </w:divBdr>
              <w:divsChild>
                <w:div w:id="1127890935">
                  <w:marLeft w:val="0"/>
                  <w:marRight w:val="0"/>
                  <w:marTop w:val="0"/>
                  <w:marBottom w:val="0"/>
                  <w:divBdr>
                    <w:top w:val="none" w:sz="0" w:space="0" w:color="auto"/>
                    <w:left w:val="none" w:sz="0" w:space="0" w:color="auto"/>
                    <w:bottom w:val="none" w:sz="0" w:space="0" w:color="auto"/>
                    <w:right w:val="none" w:sz="0" w:space="0" w:color="auto"/>
                  </w:divBdr>
                </w:div>
              </w:divsChild>
            </w:div>
            <w:div w:id="2006667016">
              <w:marLeft w:val="0"/>
              <w:marRight w:val="0"/>
              <w:marTop w:val="0"/>
              <w:marBottom w:val="0"/>
              <w:divBdr>
                <w:top w:val="none" w:sz="0" w:space="0" w:color="auto"/>
                <w:left w:val="none" w:sz="0" w:space="0" w:color="auto"/>
                <w:bottom w:val="none" w:sz="0" w:space="0" w:color="auto"/>
                <w:right w:val="none" w:sz="0" w:space="0" w:color="auto"/>
              </w:divBdr>
              <w:divsChild>
                <w:div w:id="1328246912">
                  <w:marLeft w:val="0"/>
                  <w:marRight w:val="0"/>
                  <w:marTop w:val="0"/>
                  <w:marBottom w:val="0"/>
                  <w:divBdr>
                    <w:top w:val="none" w:sz="0" w:space="0" w:color="auto"/>
                    <w:left w:val="none" w:sz="0" w:space="0" w:color="auto"/>
                    <w:bottom w:val="none" w:sz="0" w:space="0" w:color="auto"/>
                    <w:right w:val="none" w:sz="0" w:space="0" w:color="auto"/>
                  </w:divBdr>
                </w:div>
              </w:divsChild>
            </w:div>
            <w:div w:id="2014796039">
              <w:marLeft w:val="0"/>
              <w:marRight w:val="0"/>
              <w:marTop w:val="0"/>
              <w:marBottom w:val="0"/>
              <w:divBdr>
                <w:top w:val="none" w:sz="0" w:space="0" w:color="auto"/>
                <w:left w:val="none" w:sz="0" w:space="0" w:color="auto"/>
                <w:bottom w:val="none" w:sz="0" w:space="0" w:color="auto"/>
                <w:right w:val="none" w:sz="0" w:space="0" w:color="auto"/>
              </w:divBdr>
              <w:divsChild>
                <w:div w:id="1737359580">
                  <w:marLeft w:val="0"/>
                  <w:marRight w:val="0"/>
                  <w:marTop w:val="0"/>
                  <w:marBottom w:val="0"/>
                  <w:divBdr>
                    <w:top w:val="none" w:sz="0" w:space="0" w:color="auto"/>
                    <w:left w:val="none" w:sz="0" w:space="0" w:color="auto"/>
                    <w:bottom w:val="none" w:sz="0" w:space="0" w:color="auto"/>
                    <w:right w:val="none" w:sz="0" w:space="0" w:color="auto"/>
                  </w:divBdr>
                </w:div>
              </w:divsChild>
            </w:div>
            <w:div w:id="2085879930">
              <w:marLeft w:val="0"/>
              <w:marRight w:val="0"/>
              <w:marTop w:val="0"/>
              <w:marBottom w:val="0"/>
              <w:divBdr>
                <w:top w:val="none" w:sz="0" w:space="0" w:color="auto"/>
                <w:left w:val="none" w:sz="0" w:space="0" w:color="auto"/>
                <w:bottom w:val="none" w:sz="0" w:space="0" w:color="auto"/>
                <w:right w:val="none" w:sz="0" w:space="0" w:color="auto"/>
              </w:divBdr>
              <w:divsChild>
                <w:div w:id="1014186132">
                  <w:marLeft w:val="0"/>
                  <w:marRight w:val="0"/>
                  <w:marTop w:val="0"/>
                  <w:marBottom w:val="0"/>
                  <w:divBdr>
                    <w:top w:val="none" w:sz="0" w:space="0" w:color="auto"/>
                    <w:left w:val="none" w:sz="0" w:space="0" w:color="auto"/>
                    <w:bottom w:val="none" w:sz="0" w:space="0" w:color="auto"/>
                    <w:right w:val="none" w:sz="0" w:space="0" w:color="auto"/>
                  </w:divBdr>
                </w:div>
              </w:divsChild>
            </w:div>
            <w:div w:id="2102488277">
              <w:marLeft w:val="0"/>
              <w:marRight w:val="0"/>
              <w:marTop w:val="0"/>
              <w:marBottom w:val="0"/>
              <w:divBdr>
                <w:top w:val="none" w:sz="0" w:space="0" w:color="auto"/>
                <w:left w:val="none" w:sz="0" w:space="0" w:color="auto"/>
                <w:bottom w:val="none" w:sz="0" w:space="0" w:color="auto"/>
                <w:right w:val="none" w:sz="0" w:space="0" w:color="auto"/>
              </w:divBdr>
              <w:divsChild>
                <w:div w:id="235405348">
                  <w:marLeft w:val="0"/>
                  <w:marRight w:val="0"/>
                  <w:marTop w:val="0"/>
                  <w:marBottom w:val="0"/>
                  <w:divBdr>
                    <w:top w:val="none" w:sz="0" w:space="0" w:color="auto"/>
                    <w:left w:val="none" w:sz="0" w:space="0" w:color="auto"/>
                    <w:bottom w:val="none" w:sz="0" w:space="0" w:color="auto"/>
                    <w:right w:val="none" w:sz="0" w:space="0" w:color="auto"/>
                  </w:divBdr>
                </w:div>
              </w:divsChild>
            </w:div>
            <w:div w:id="2136677067">
              <w:marLeft w:val="0"/>
              <w:marRight w:val="0"/>
              <w:marTop w:val="0"/>
              <w:marBottom w:val="0"/>
              <w:divBdr>
                <w:top w:val="none" w:sz="0" w:space="0" w:color="auto"/>
                <w:left w:val="none" w:sz="0" w:space="0" w:color="auto"/>
                <w:bottom w:val="none" w:sz="0" w:space="0" w:color="auto"/>
                <w:right w:val="none" w:sz="0" w:space="0" w:color="auto"/>
              </w:divBdr>
              <w:divsChild>
                <w:div w:id="16304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6301">
      <w:bodyDiv w:val="1"/>
      <w:marLeft w:val="0"/>
      <w:marRight w:val="0"/>
      <w:marTop w:val="0"/>
      <w:marBottom w:val="0"/>
      <w:divBdr>
        <w:top w:val="none" w:sz="0" w:space="0" w:color="auto"/>
        <w:left w:val="none" w:sz="0" w:space="0" w:color="auto"/>
        <w:bottom w:val="none" w:sz="0" w:space="0" w:color="auto"/>
        <w:right w:val="none" w:sz="0" w:space="0" w:color="auto"/>
      </w:divBdr>
    </w:div>
    <w:div w:id="806626139">
      <w:bodyDiv w:val="1"/>
      <w:marLeft w:val="0"/>
      <w:marRight w:val="0"/>
      <w:marTop w:val="0"/>
      <w:marBottom w:val="0"/>
      <w:divBdr>
        <w:top w:val="none" w:sz="0" w:space="0" w:color="auto"/>
        <w:left w:val="none" w:sz="0" w:space="0" w:color="auto"/>
        <w:bottom w:val="none" w:sz="0" w:space="0" w:color="auto"/>
        <w:right w:val="none" w:sz="0" w:space="0" w:color="auto"/>
      </w:divBdr>
    </w:div>
    <w:div w:id="937175084">
      <w:bodyDiv w:val="1"/>
      <w:marLeft w:val="0"/>
      <w:marRight w:val="0"/>
      <w:marTop w:val="0"/>
      <w:marBottom w:val="0"/>
      <w:divBdr>
        <w:top w:val="none" w:sz="0" w:space="0" w:color="auto"/>
        <w:left w:val="none" w:sz="0" w:space="0" w:color="auto"/>
        <w:bottom w:val="none" w:sz="0" w:space="0" w:color="auto"/>
        <w:right w:val="none" w:sz="0" w:space="0" w:color="auto"/>
      </w:divBdr>
    </w:div>
    <w:div w:id="1123574653">
      <w:bodyDiv w:val="1"/>
      <w:marLeft w:val="0"/>
      <w:marRight w:val="0"/>
      <w:marTop w:val="0"/>
      <w:marBottom w:val="0"/>
      <w:divBdr>
        <w:top w:val="none" w:sz="0" w:space="0" w:color="auto"/>
        <w:left w:val="none" w:sz="0" w:space="0" w:color="auto"/>
        <w:bottom w:val="none" w:sz="0" w:space="0" w:color="auto"/>
        <w:right w:val="none" w:sz="0" w:space="0" w:color="auto"/>
      </w:divBdr>
    </w:div>
    <w:div w:id="1470242174">
      <w:bodyDiv w:val="1"/>
      <w:marLeft w:val="0"/>
      <w:marRight w:val="0"/>
      <w:marTop w:val="0"/>
      <w:marBottom w:val="0"/>
      <w:divBdr>
        <w:top w:val="none" w:sz="0" w:space="0" w:color="auto"/>
        <w:left w:val="none" w:sz="0" w:space="0" w:color="auto"/>
        <w:bottom w:val="none" w:sz="0" w:space="0" w:color="auto"/>
        <w:right w:val="none" w:sz="0" w:space="0" w:color="auto"/>
      </w:divBdr>
    </w:div>
    <w:div w:id="181398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chart" Target="charts/chart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3.jpeg"/><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chart" Target="charts/chart3.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https://tuprd.sharepoint.com/sites/TU23FL-ThermalSystem-Gr.1/Shared%20Documents/General/Heat%20Exchange%20Trial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tuprd.sharepoint.com/sites/TU23FL-ThermalSystem-Gr.1/Shared%20Documents/General/Heat%20Exchange%20Tria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tuprd.sharepoint.com/sites/TU23FL-ThermalSystem-Gr.1/Shared%20Documents/General/Heat%20Exchange%20Trial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Temperature Outputs vs. Length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v>Hot - Counter</c:v>
          </c:tx>
          <c:spPr>
            <a:ln w="28575" cap="rnd">
              <a:solidFill>
                <a:schemeClr val="accent2">
                  <a:lumMod val="75000"/>
                </a:schemeClr>
              </a:solidFill>
              <a:round/>
            </a:ln>
            <a:effectLst/>
          </c:spPr>
          <c:marker>
            <c:symbol val="none"/>
          </c:marker>
          <c:cat>
            <c:numRef>
              <c:f>'[Heat Exchange Trials.xlsx]MatLab Outputs'!$A$3:$A$7</c:f>
              <c:numCache>
                <c:formatCode>General</c:formatCode>
                <c:ptCount val="5"/>
                <c:pt idx="0">
                  <c:v>0.2</c:v>
                </c:pt>
                <c:pt idx="1">
                  <c:v>0.4</c:v>
                </c:pt>
                <c:pt idx="2">
                  <c:v>0.6</c:v>
                </c:pt>
                <c:pt idx="3">
                  <c:v>0.8</c:v>
                </c:pt>
                <c:pt idx="4">
                  <c:v>1</c:v>
                </c:pt>
              </c:numCache>
            </c:numRef>
          </c:cat>
          <c:val>
            <c:numRef>
              <c:f>'[Heat Exchange Trials.xlsx]MatLab Outputs'!$D$3:$D$7</c:f>
              <c:numCache>
                <c:formatCode>General</c:formatCode>
                <c:ptCount val="5"/>
                <c:pt idx="0">
                  <c:v>62.627499999999998</c:v>
                </c:pt>
                <c:pt idx="1">
                  <c:v>59.514499999999998</c:v>
                </c:pt>
                <c:pt idx="2">
                  <c:v>56.529899999999998</c:v>
                </c:pt>
                <c:pt idx="3">
                  <c:v>53.750500000000002</c:v>
                </c:pt>
                <c:pt idx="4">
                  <c:v>51.180300000000003</c:v>
                </c:pt>
              </c:numCache>
            </c:numRef>
          </c:val>
          <c:smooth val="0"/>
          <c:extLst>
            <c:ext xmlns:c16="http://schemas.microsoft.com/office/drawing/2014/chart" uri="{C3380CC4-5D6E-409C-BE32-E72D297353CC}">
              <c16:uniqueId val="{00000000-A8C2-4636-9DD2-F0EE251B7316}"/>
            </c:ext>
          </c:extLst>
        </c:ser>
        <c:ser>
          <c:idx val="1"/>
          <c:order val="1"/>
          <c:tx>
            <c:v>Cold - Counter</c:v>
          </c:tx>
          <c:spPr>
            <a:ln w="28575" cap="rnd">
              <a:solidFill>
                <a:schemeClr val="accent1">
                  <a:lumMod val="75000"/>
                </a:schemeClr>
              </a:solidFill>
              <a:round/>
            </a:ln>
            <a:effectLst/>
          </c:spPr>
          <c:marker>
            <c:symbol val="none"/>
          </c:marker>
          <c:cat>
            <c:numRef>
              <c:f>'[Heat Exchange Trials.xlsx]MatLab Outputs'!$A$3:$A$7</c:f>
              <c:numCache>
                <c:formatCode>General</c:formatCode>
                <c:ptCount val="5"/>
                <c:pt idx="0">
                  <c:v>0.2</c:v>
                </c:pt>
                <c:pt idx="1">
                  <c:v>0.4</c:v>
                </c:pt>
                <c:pt idx="2">
                  <c:v>0.6</c:v>
                </c:pt>
                <c:pt idx="3">
                  <c:v>0.8</c:v>
                </c:pt>
                <c:pt idx="4">
                  <c:v>1</c:v>
                </c:pt>
              </c:numCache>
            </c:numRef>
          </c:cat>
          <c:val>
            <c:numRef>
              <c:f>'[Heat Exchange Trials.xlsx]MatLab Outputs'!$E$3:$E$7</c:f>
              <c:numCache>
                <c:formatCode>General</c:formatCode>
                <c:ptCount val="5"/>
                <c:pt idx="0">
                  <c:v>19.296900000000001</c:v>
                </c:pt>
                <c:pt idx="1">
                  <c:v>19.686399999999999</c:v>
                </c:pt>
                <c:pt idx="2">
                  <c:v>20.059899999999999</c:v>
                </c:pt>
                <c:pt idx="3">
                  <c:v>20.407699999999998</c:v>
                </c:pt>
                <c:pt idx="4">
                  <c:v>20.729299999999999</c:v>
                </c:pt>
              </c:numCache>
            </c:numRef>
          </c:val>
          <c:smooth val="0"/>
          <c:extLst>
            <c:ext xmlns:c16="http://schemas.microsoft.com/office/drawing/2014/chart" uri="{C3380CC4-5D6E-409C-BE32-E72D297353CC}">
              <c16:uniqueId val="{00000001-A8C2-4636-9DD2-F0EE251B7316}"/>
            </c:ext>
          </c:extLst>
        </c:ser>
        <c:dLbls>
          <c:showLegendKey val="0"/>
          <c:showVal val="0"/>
          <c:showCatName val="0"/>
          <c:showSerName val="0"/>
          <c:showPercent val="0"/>
          <c:showBubbleSize val="0"/>
        </c:dLbls>
        <c:smooth val="0"/>
        <c:axId val="1036929807"/>
        <c:axId val="916083743"/>
      </c:lineChart>
      <c:catAx>
        <c:axId val="10369298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16083743"/>
        <c:crosses val="autoZero"/>
        <c:auto val="1"/>
        <c:lblAlgn val="ctr"/>
        <c:lblOffset val="100"/>
        <c:noMultiLvlLbl val="0"/>
      </c:catAx>
      <c:valAx>
        <c:axId val="9160837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36929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Changing Cold Flowrate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1207415289305053"/>
          <c:y val="0.1830102622576967"/>
          <c:w val="0.8614994206805231"/>
          <c:h val="0.54124655455696313"/>
        </c:manualLayout>
      </c:layout>
      <c:barChart>
        <c:barDir val="col"/>
        <c:grouping val="clustered"/>
        <c:varyColors val="0"/>
        <c:ser>
          <c:idx val="0"/>
          <c:order val="0"/>
          <c:tx>
            <c:strRef>
              <c:f>'[Heat Exchange Trials.xlsx]MatLab Outputs'!$B$1:$B$2</c:f>
              <c:strCache>
                <c:ptCount val="2"/>
                <c:pt idx="0">
                  <c:v>Parallel</c:v>
                </c:pt>
                <c:pt idx="1">
                  <c:v>Hot Output </c:v>
                </c:pt>
              </c:strCache>
            </c:strRef>
          </c:tx>
          <c:spPr>
            <a:solidFill>
              <a:schemeClr val="accent2">
                <a:lumMod val="50000"/>
              </a:schemeClr>
            </a:solidFill>
            <a:ln>
              <a:solidFill>
                <a:schemeClr val="accent2">
                  <a:lumMod val="50000"/>
                </a:schemeClr>
              </a:solidFill>
            </a:ln>
            <a:effectLst/>
          </c:spPr>
          <c:invertIfNegative val="0"/>
          <c:cat>
            <c:numRef>
              <c:f>'[Heat Exchange Trials.xlsx]MatLab Outputs'!$A$11:$A$16</c:f>
              <c:numCache>
                <c:formatCode>General</c:formatCode>
                <c:ptCount val="6"/>
                <c:pt idx="0">
                  <c:v>0.2</c:v>
                </c:pt>
                <c:pt idx="1">
                  <c:v>0.4</c:v>
                </c:pt>
                <c:pt idx="2">
                  <c:v>0.6</c:v>
                </c:pt>
                <c:pt idx="3">
                  <c:v>0.8</c:v>
                </c:pt>
                <c:pt idx="4">
                  <c:v>1</c:v>
                </c:pt>
                <c:pt idx="5">
                  <c:v>1.2</c:v>
                </c:pt>
              </c:numCache>
            </c:numRef>
          </c:cat>
          <c:val>
            <c:numRef>
              <c:f>'[Heat Exchange Trials.xlsx]MatLab Outputs'!$B$11:$B$16</c:f>
              <c:numCache>
                <c:formatCode>General</c:formatCode>
                <c:ptCount val="6"/>
                <c:pt idx="0">
                  <c:v>55.3521</c:v>
                </c:pt>
                <c:pt idx="1">
                  <c:v>52.951700000000002</c:v>
                </c:pt>
                <c:pt idx="2">
                  <c:v>51.871400000000001</c:v>
                </c:pt>
                <c:pt idx="3">
                  <c:v>51.242899999999999</c:v>
                </c:pt>
                <c:pt idx="4">
                  <c:v>50.827399999999997</c:v>
                </c:pt>
                <c:pt idx="5">
                  <c:v>50.5306</c:v>
                </c:pt>
              </c:numCache>
            </c:numRef>
          </c:val>
          <c:extLst>
            <c:ext xmlns:c16="http://schemas.microsoft.com/office/drawing/2014/chart" uri="{C3380CC4-5D6E-409C-BE32-E72D297353CC}">
              <c16:uniqueId val="{00000000-B269-4567-B43C-196E31B6CFCD}"/>
            </c:ext>
          </c:extLst>
        </c:ser>
        <c:ser>
          <c:idx val="1"/>
          <c:order val="1"/>
          <c:tx>
            <c:strRef>
              <c:f>'[Heat Exchange Trials.xlsx]MatLab Outputs'!$C$1:$C$2</c:f>
              <c:strCache>
                <c:ptCount val="2"/>
                <c:pt idx="0">
                  <c:v>Parallel</c:v>
                </c:pt>
                <c:pt idx="1">
                  <c:v>Cold Output</c:v>
                </c:pt>
              </c:strCache>
            </c:strRef>
          </c:tx>
          <c:spPr>
            <a:solidFill>
              <a:schemeClr val="accent1">
                <a:lumMod val="50000"/>
              </a:schemeClr>
            </a:solidFill>
            <a:ln>
              <a:solidFill>
                <a:schemeClr val="accent1">
                  <a:lumMod val="50000"/>
                </a:schemeClr>
              </a:solidFill>
            </a:ln>
            <a:effectLst/>
          </c:spPr>
          <c:invertIfNegative val="0"/>
          <c:cat>
            <c:numRef>
              <c:f>'[Heat Exchange Trials.xlsx]MatLab Outputs'!$A$11:$A$16</c:f>
              <c:numCache>
                <c:formatCode>General</c:formatCode>
                <c:ptCount val="6"/>
                <c:pt idx="0">
                  <c:v>0.2</c:v>
                </c:pt>
                <c:pt idx="1">
                  <c:v>0.4</c:v>
                </c:pt>
                <c:pt idx="2">
                  <c:v>0.6</c:v>
                </c:pt>
                <c:pt idx="3">
                  <c:v>0.8</c:v>
                </c:pt>
                <c:pt idx="4">
                  <c:v>1</c:v>
                </c:pt>
                <c:pt idx="5">
                  <c:v>1.2</c:v>
                </c:pt>
              </c:numCache>
            </c:numRef>
          </c:cat>
          <c:val>
            <c:numRef>
              <c:f>'[Heat Exchange Trials.xlsx]MatLab Outputs'!$C$11:$C$16</c:f>
              <c:numCache>
                <c:formatCode>General</c:formatCode>
                <c:ptCount val="6"/>
                <c:pt idx="0">
                  <c:v>23.8292</c:v>
                </c:pt>
                <c:pt idx="1">
                  <c:v>22.0154</c:v>
                </c:pt>
                <c:pt idx="2">
                  <c:v>21.1905</c:v>
                </c:pt>
                <c:pt idx="3">
                  <c:v>20.721499999999999</c:v>
                </c:pt>
                <c:pt idx="4">
                  <c:v>20.418800000000001</c:v>
                </c:pt>
                <c:pt idx="5">
                  <c:v>20.207100000000001</c:v>
                </c:pt>
              </c:numCache>
            </c:numRef>
          </c:val>
          <c:extLst>
            <c:ext xmlns:c16="http://schemas.microsoft.com/office/drawing/2014/chart" uri="{C3380CC4-5D6E-409C-BE32-E72D297353CC}">
              <c16:uniqueId val="{00000001-B269-4567-B43C-196E31B6CFCD}"/>
            </c:ext>
          </c:extLst>
        </c:ser>
        <c:ser>
          <c:idx val="2"/>
          <c:order val="2"/>
          <c:tx>
            <c:strRef>
              <c:f>'[Heat Exchange Trials.xlsx]MatLab Outputs'!$D$1:$D$2</c:f>
              <c:strCache>
                <c:ptCount val="2"/>
                <c:pt idx="0">
                  <c:v>Counter</c:v>
                </c:pt>
                <c:pt idx="1">
                  <c:v>Hot Output </c:v>
                </c:pt>
              </c:strCache>
            </c:strRef>
          </c:tx>
          <c:spPr>
            <a:solidFill>
              <a:schemeClr val="accent2">
                <a:lumMod val="75000"/>
              </a:schemeClr>
            </a:solidFill>
            <a:ln>
              <a:solidFill>
                <a:schemeClr val="accent2">
                  <a:lumMod val="75000"/>
                </a:schemeClr>
              </a:solidFill>
            </a:ln>
            <a:effectLst/>
          </c:spPr>
          <c:invertIfNegative val="0"/>
          <c:cat>
            <c:numRef>
              <c:f>'[Heat Exchange Trials.xlsx]MatLab Outputs'!$A$11:$A$16</c:f>
              <c:numCache>
                <c:formatCode>General</c:formatCode>
                <c:ptCount val="6"/>
                <c:pt idx="0">
                  <c:v>0.2</c:v>
                </c:pt>
                <c:pt idx="1">
                  <c:v>0.4</c:v>
                </c:pt>
                <c:pt idx="2">
                  <c:v>0.6</c:v>
                </c:pt>
                <c:pt idx="3">
                  <c:v>0.8</c:v>
                </c:pt>
                <c:pt idx="4">
                  <c:v>1</c:v>
                </c:pt>
                <c:pt idx="5">
                  <c:v>1.2</c:v>
                </c:pt>
              </c:numCache>
            </c:numRef>
          </c:cat>
          <c:val>
            <c:numRef>
              <c:f>'[Heat Exchange Trials.xlsx]MatLab Outputs'!$D$11:$D$16</c:f>
              <c:numCache>
                <c:formatCode>General</c:formatCode>
                <c:ptCount val="6"/>
                <c:pt idx="0">
                  <c:v>55.266599999999997</c:v>
                </c:pt>
                <c:pt idx="1">
                  <c:v>52.867899999999999</c:v>
                </c:pt>
                <c:pt idx="2">
                  <c:v>51.798999999999999</c:v>
                </c:pt>
                <c:pt idx="3">
                  <c:v>51.180300000000003</c:v>
                </c:pt>
                <c:pt idx="4">
                  <c:v>50.772599999999997</c:v>
                </c:pt>
                <c:pt idx="5">
                  <c:v>50.481999999999999</c:v>
                </c:pt>
              </c:numCache>
            </c:numRef>
          </c:val>
          <c:extLst>
            <c:ext xmlns:c16="http://schemas.microsoft.com/office/drawing/2014/chart" uri="{C3380CC4-5D6E-409C-BE32-E72D297353CC}">
              <c16:uniqueId val="{00000002-B269-4567-B43C-196E31B6CFCD}"/>
            </c:ext>
          </c:extLst>
        </c:ser>
        <c:ser>
          <c:idx val="3"/>
          <c:order val="3"/>
          <c:tx>
            <c:strRef>
              <c:f>'[Heat Exchange Trials.xlsx]MatLab Outputs'!$E$1:$E$2</c:f>
              <c:strCache>
                <c:ptCount val="2"/>
                <c:pt idx="0">
                  <c:v>Counter</c:v>
                </c:pt>
                <c:pt idx="1">
                  <c:v>Cold Output</c:v>
                </c:pt>
              </c:strCache>
            </c:strRef>
          </c:tx>
          <c:spPr>
            <a:solidFill>
              <a:schemeClr val="accent5">
                <a:lumMod val="75000"/>
              </a:schemeClr>
            </a:solidFill>
            <a:ln>
              <a:solidFill>
                <a:schemeClr val="accent5">
                  <a:lumMod val="75000"/>
                </a:schemeClr>
              </a:solidFill>
            </a:ln>
            <a:effectLst/>
          </c:spPr>
          <c:invertIfNegative val="0"/>
          <c:cat>
            <c:numRef>
              <c:f>'[Heat Exchange Trials.xlsx]MatLab Outputs'!$A$11:$A$16</c:f>
              <c:numCache>
                <c:formatCode>General</c:formatCode>
                <c:ptCount val="6"/>
                <c:pt idx="0">
                  <c:v>0.2</c:v>
                </c:pt>
                <c:pt idx="1">
                  <c:v>0.4</c:v>
                </c:pt>
                <c:pt idx="2">
                  <c:v>0.6</c:v>
                </c:pt>
                <c:pt idx="3">
                  <c:v>0.8</c:v>
                </c:pt>
                <c:pt idx="4">
                  <c:v>1</c:v>
                </c:pt>
                <c:pt idx="5">
                  <c:v>1.2</c:v>
                </c:pt>
              </c:numCache>
            </c:numRef>
          </c:cat>
          <c:val>
            <c:numRef>
              <c:f>'[Heat Exchange Trials.xlsx]MatLab Outputs'!$E$11:$E$16</c:f>
              <c:numCache>
                <c:formatCode>General</c:formatCode>
                <c:ptCount val="6"/>
                <c:pt idx="0">
                  <c:v>23.872</c:v>
                </c:pt>
                <c:pt idx="1">
                  <c:v>22.036300000000001</c:v>
                </c:pt>
                <c:pt idx="2">
                  <c:v>21.2026</c:v>
                </c:pt>
                <c:pt idx="3">
                  <c:v>20.729299999999999</c:v>
                </c:pt>
                <c:pt idx="4">
                  <c:v>20.424299999999999</c:v>
                </c:pt>
                <c:pt idx="5">
                  <c:v>20.211200000000002</c:v>
                </c:pt>
              </c:numCache>
            </c:numRef>
          </c:val>
          <c:extLst>
            <c:ext xmlns:c16="http://schemas.microsoft.com/office/drawing/2014/chart" uri="{C3380CC4-5D6E-409C-BE32-E72D297353CC}">
              <c16:uniqueId val="{00000003-B269-4567-B43C-196E31B6CFCD}"/>
            </c:ext>
          </c:extLst>
        </c:ser>
        <c:dLbls>
          <c:showLegendKey val="0"/>
          <c:showVal val="0"/>
          <c:showCatName val="0"/>
          <c:showSerName val="0"/>
          <c:showPercent val="0"/>
          <c:showBubbleSize val="0"/>
        </c:dLbls>
        <c:gapWidth val="219"/>
        <c:overlap val="-27"/>
        <c:axId val="962072191"/>
        <c:axId val="1715358431"/>
      </c:barChart>
      <c:catAx>
        <c:axId val="962072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0" i="0" u="none" strike="noStrike" kern="1200" baseline="0" dirty="0">
                    <a:solidFill>
                      <a:srgbClr val="000000">
                        <a:lumMod val="65000"/>
                        <a:lumOff val="35000"/>
                      </a:srgbClr>
                    </a:solidFill>
                    <a:latin typeface="Times New Roman" panose="02020603050405020304" pitchFamily="18" charset="0"/>
                    <a:cs typeface="Times New Roman" panose="02020603050405020304" pitchFamily="18" charset="0"/>
                  </a:rPr>
                  <a:t>Cold Water Flowrate (L/s)</a:t>
                </a:r>
              </a:p>
            </c:rich>
          </c:tx>
          <c:layout>
            <c:manualLayout>
              <c:xMode val="edge"/>
              <c:yMode val="edge"/>
              <c:x val="0.40784488425433307"/>
              <c:y val="0.7755681052981262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15358431"/>
        <c:crosses val="autoZero"/>
        <c:auto val="1"/>
        <c:lblAlgn val="ctr"/>
        <c:lblOffset val="100"/>
        <c:noMultiLvlLbl val="0"/>
      </c:catAx>
      <c:valAx>
        <c:axId val="1715358431"/>
        <c:scaling>
          <c:orientation val="minMax"/>
          <c:max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0" i="0" u="none" strike="noStrike" kern="1200" baseline="0" dirty="0">
                    <a:solidFill>
                      <a:srgbClr val="000000">
                        <a:lumMod val="65000"/>
                        <a:lumOff val="35000"/>
                      </a:srgbClr>
                    </a:solidFill>
                    <a:latin typeface="Times New Roman" panose="02020603050405020304" pitchFamily="18" charset="0"/>
                    <a:cs typeface="Times New Roman" panose="02020603050405020304" pitchFamily="18" charset="0"/>
                  </a:rPr>
                  <a:t>Temperature of Water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62072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Changing Hot Flowrate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1155156896636127"/>
          <c:y val="0.17195087117966296"/>
          <c:w val="0.86214522682512607"/>
          <c:h val="0.56317992384628013"/>
        </c:manualLayout>
      </c:layout>
      <c:barChart>
        <c:barDir val="col"/>
        <c:grouping val="clustered"/>
        <c:varyColors val="0"/>
        <c:ser>
          <c:idx val="0"/>
          <c:order val="0"/>
          <c:tx>
            <c:strRef>
              <c:f>'[Heat Exchange Trials.xlsx]MatLab Outputs'!$B$1:$B$2</c:f>
              <c:strCache>
                <c:ptCount val="2"/>
                <c:pt idx="0">
                  <c:v>Parallel</c:v>
                </c:pt>
                <c:pt idx="1">
                  <c:v>Hot Output </c:v>
                </c:pt>
              </c:strCache>
            </c:strRef>
          </c:tx>
          <c:spPr>
            <a:solidFill>
              <a:schemeClr val="accent2">
                <a:lumMod val="50000"/>
              </a:schemeClr>
            </a:solidFill>
            <a:ln>
              <a:solidFill>
                <a:schemeClr val="accent2">
                  <a:lumMod val="50000"/>
                </a:schemeClr>
              </a:solidFill>
            </a:ln>
            <a:effectLst/>
          </c:spPr>
          <c:invertIfNegative val="0"/>
          <c:cat>
            <c:numRef>
              <c:f>'[Heat Exchange Trials.xlsx]MatLab Outputs'!$A$20:$A$25</c:f>
              <c:numCache>
                <c:formatCode>General</c:formatCode>
                <c:ptCount val="6"/>
                <c:pt idx="0">
                  <c:v>0.1</c:v>
                </c:pt>
                <c:pt idx="1">
                  <c:v>0.3</c:v>
                </c:pt>
                <c:pt idx="2">
                  <c:v>0.5</c:v>
                </c:pt>
                <c:pt idx="3">
                  <c:v>0.7</c:v>
                </c:pt>
                <c:pt idx="4">
                  <c:v>0.9</c:v>
                </c:pt>
                <c:pt idx="5">
                  <c:v>1</c:v>
                </c:pt>
              </c:numCache>
            </c:numRef>
          </c:cat>
          <c:val>
            <c:numRef>
              <c:f>'[Heat Exchange Trials.xlsx]MatLab Outputs'!$B$20:$B$25</c:f>
              <c:numCache>
                <c:formatCode>General</c:formatCode>
                <c:ptCount val="6"/>
                <c:pt idx="0">
                  <c:v>51.242899999999999</c:v>
                </c:pt>
                <c:pt idx="1">
                  <c:v>56.270400000000002</c:v>
                </c:pt>
                <c:pt idx="2">
                  <c:v>58.480400000000003</c:v>
                </c:pt>
                <c:pt idx="3">
                  <c:v>59.763399999999997</c:v>
                </c:pt>
                <c:pt idx="4">
                  <c:v>60.611400000000003</c:v>
                </c:pt>
                <c:pt idx="5">
                  <c:v>60.937399999999997</c:v>
                </c:pt>
              </c:numCache>
            </c:numRef>
          </c:val>
          <c:extLst>
            <c:ext xmlns:c16="http://schemas.microsoft.com/office/drawing/2014/chart" uri="{C3380CC4-5D6E-409C-BE32-E72D297353CC}">
              <c16:uniqueId val="{00000000-E73B-4DF5-B1DF-3F19481D163C}"/>
            </c:ext>
          </c:extLst>
        </c:ser>
        <c:ser>
          <c:idx val="1"/>
          <c:order val="1"/>
          <c:tx>
            <c:strRef>
              <c:f>'[Heat Exchange Trials.xlsx]MatLab Outputs'!$C$1:$C$2</c:f>
              <c:strCache>
                <c:ptCount val="2"/>
                <c:pt idx="0">
                  <c:v>Parallel</c:v>
                </c:pt>
                <c:pt idx="1">
                  <c:v>Cold Output</c:v>
                </c:pt>
              </c:strCache>
            </c:strRef>
          </c:tx>
          <c:spPr>
            <a:solidFill>
              <a:schemeClr val="accent1">
                <a:lumMod val="50000"/>
              </a:schemeClr>
            </a:solidFill>
            <a:ln>
              <a:solidFill>
                <a:schemeClr val="accent1">
                  <a:lumMod val="50000"/>
                </a:schemeClr>
              </a:solidFill>
            </a:ln>
            <a:effectLst/>
          </c:spPr>
          <c:invertIfNegative val="0"/>
          <c:cat>
            <c:numRef>
              <c:f>'[Heat Exchange Trials.xlsx]MatLab Outputs'!$A$20:$A$25</c:f>
              <c:numCache>
                <c:formatCode>General</c:formatCode>
                <c:ptCount val="6"/>
                <c:pt idx="0">
                  <c:v>0.1</c:v>
                </c:pt>
                <c:pt idx="1">
                  <c:v>0.3</c:v>
                </c:pt>
                <c:pt idx="2">
                  <c:v>0.5</c:v>
                </c:pt>
                <c:pt idx="3">
                  <c:v>0.7</c:v>
                </c:pt>
                <c:pt idx="4">
                  <c:v>0.9</c:v>
                </c:pt>
                <c:pt idx="5">
                  <c:v>1</c:v>
                </c:pt>
              </c:numCache>
            </c:numRef>
          </c:cat>
          <c:val>
            <c:numRef>
              <c:f>'[Heat Exchange Trials.xlsx]MatLab Outputs'!$C$20:$C$25</c:f>
              <c:numCache>
                <c:formatCode>General</c:formatCode>
                <c:ptCount val="6"/>
                <c:pt idx="0">
                  <c:v>20.721499999999999</c:v>
                </c:pt>
                <c:pt idx="1">
                  <c:v>22.277200000000001</c:v>
                </c:pt>
                <c:pt idx="2">
                  <c:v>23.0792</c:v>
                </c:pt>
                <c:pt idx="3">
                  <c:v>23.587</c:v>
                </c:pt>
                <c:pt idx="4">
                  <c:v>23.942499999999999</c:v>
                </c:pt>
                <c:pt idx="5">
                  <c:v>24.0838</c:v>
                </c:pt>
              </c:numCache>
            </c:numRef>
          </c:val>
          <c:extLst>
            <c:ext xmlns:c16="http://schemas.microsoft.com/office/drawing/2014/chart" uri="{C3380CC4-5D6E-409C-BE32-E72D297353CC}">
              <c16:uniqueId val="{00000001-E73B-4DF5-B1DF-3F19481D163C}"/>
            </c:ext>
          </c:extLst>
        </c:ser>
        <c:ser>
          <c:idx val="2"/>
          <c:order val="2"/>
          <c:tx>
            <c:strRef>
              <c:f>'[Heat Exchange Trials.xlsx]MatLab Outputs'!$D$1:$D$2</c:f>
              <c:strCache>
                <c:ptCount val="2"/>
                <c:pt idx="0">
                  <c:v>Counter</c:v>
                </c:pt>
                <c:pt idx="1">
                  <c:v>Hot Output </c:v>
                </c:pt>
              </c:strCache>
            </c:strRef>
          </c:tx>
          <c:spPr>
            <a:solidFill>
              <a:schemeClr val="accent2">
                <a:lumMod val="75000"/>
              </a:schemeClr>
            </a:solidFill>
            <a:ln>
              <a:solidFill>
                <a:schemeClr val="accent2">
                  <a:lumMod val="75000"/>
                </a:schemeClr>
              </a:solidFill>
            </a:ln>
            <a:effectLst/>
          </c:spPr>
          <c:invertIfNegative val="0"/>
          <c:cat>
            <c:numRef>
              <c:f>'[Heat Exchange Trials.xlsx]MatLab Outputs'!$A$20:$A$25</c:f>
              <c:numCache>
                <c:formatCode>General</c:formatCode>
                <c:ptCount val="6"/>
                <c:pt idx="0">
                  <c:v>0.1</c:v>
                </c:pt>
                <c:pt idx="1">
                  <c:v>0.3</c:v>
                </c:pt>
                <c:pt idx="2">
                  <c:v>0.5</c:v>
                </c:pt>
                <c:pt idx="3">
                  <c:v>0.7</c:v>
                </c:pt>
                <c:pt idx="4">
                  <c:v>0.9</c:v>
                </c:pt>
                <c:pt idx="5">
                  <c:v>1</c:v>
                </c:pt>
              </c:numCache>
            </c:numRef>
          </c:cat>
          <c:val>
            <c:numRef>
              <c:f>'[Heat Exchange Trials.xlsx]MatLab Outputs'!$D$20:$D$25</c:f>
              <c:numCache>
                <c:formatCode>General</c:formatCode>
                <c:ptCount val="6"/>
                <c:pt idx="0">
                  <c:v>51.180300000000003</c:v>
                </c:pt>
                <c:pt idx="1">
                  <c:v>56.224600000000002</c:v>
                </c:pt>
                <c:pt idx="2">
                  <c:v>58.449300000000001</c:v>
                </c:pt>
                <c:pt idx="3">
                  <c:v>59.741</c:v>
                </c:pt>
                <c:pt idx="4">
                  <c:v>60.5946</c:v>
                </c:pt>
                <c:pt idx="5">
                  <c:v>60.922600000000003</c:v>
                </c:pt>
              </c:numCache>
            </c:numRef>
          </c:val>
          <c:extLst>
            <c:ext xmlns:c16="http://schemas.microsoft.com/office/drawing/2014/chart" uri="{C3380CC4-5D6E-409C-BE32-E72D297353CC}">
              <c16:uniqueId val="{00000002-E73B-4DF5-B1DF-3F19481D163C}"/>
            </c:ext>
          </c:extLst>
        </c:ser>
        <c:ser>
          <c:idx val="3"/>
          <c:order val="3"/>
          <c:tx>
            <c:strRef>
              <c:f>'[Heat Exchange Trials.xlsx]MatLab Outputs'!$E$1:$E$2</c:f>
              <c:strCache>
                <c:ptCount val="2"/>
                <c:pt idx="0">
                  <c:v>Counter</c:v>
                </c:pt>
                <c:pt idx="1">
                  <c:v>Cold Output</c:v>
                </c:pt>
              </c:strCache>
            </c:strRef>
          </c:tx>
          <c:spPr>
            <a:solidFill>
              <a:schemeClr val="accent5">
                <a:lumMod val="75000"/>
              </a:schemeClr>
            </a:solidFill>
            <a:ln>
              <a:solidFill>
                <a:schemeClr val="accent5">
                  <a:lumMod val="75000"/>
                </a:schemeClr>
              </a:solidFill>
            </a:ln>
            <a:effectLst/>
          </c:spPr>
          <c:invertIfNegative val="0"/>
          <c:cat>
            <c:numRef>
              <c:f>'[Heat Exchange Trials.xlsx]MatLab Outputs'!$A$20:$A$25</c:f>
              <c:numCache>
                <c:formatCode>General</c:formatCode>
                <c:ptCount val="6"/>
                <c:pt idx="0">
                  <c:v>0.1</c:v>
                </c:pt>
                <c:pt idx="1">
                  <c:v>0.3</c:v>
                </c:pt>
                <c:pt idx="2">
                  <c:v>0.5</c:v>
                </c:pt>
                <c:pt idx="3">
                  <c:v>0.7</c:v>
                </c:pt>
                <c:pt idx="4">
                  <c:v>0.9</c:v>
                </c:pt>
                <c:pt idx="5">
                  <c:v>1</c:v>
                </c:pt>
              </c:numCache>
            </c:numRef>
          </c:cat>
          <c:val>
            <c:numRef>
              <c:f>'[Heat Exchange Trials.xlsx]MatLab Outputs'!$E$20:$E$25</c:f>
              <c:numCache>
                <c:formatCode>General</c:formatCode>
                <c:ptCount val="6"/>
                <c:pt idx="0">
                  <c:v>20.729299999999999</c:v>
                </c:pt>
                <c:pt idx="1">
                  <c:v>22.2943</c:v>
                </c:pt>
                <c:pt idx="2">
                  <c:v>23.098600000000001</c:v>
                </c:pt>
                <c:pt idx="3">
                  <c:v>23.6066</c:v>
                </c:pt>
                <c:pt idx="4">
                  <c:v>23.961400000000001</c:v>
                </c:pt>
                <c:pt idx="5">
                  <c:v>24.1023</c:v>
                </c:pt>
              </c:numCache>
            </c:numRef>
          </c:val>
          <c:extLst>
            <c:ext xmlns:c16="http://schemas.microsoft.com/office/drawing/2014/chart" uri="{C3380CC4-5D6E-409C-BE32-E72D297353CC}">
              <c16:uniqueId val="{00000003-E73B-4DF5-B1DF-3F19481D163C}"/>
            </c:ext>
          </c:extLst>
        </c:ser>
        <c:dLbls>
          <c:showLegendKey val="0"/>
          <c:showVal val="0"/>
          <c:showCatName val="0"/>
          <c:showSerName val="0"/>
          <c:showPercent val="0"/>
          <c:showBubbleSize val="0"/>
        </c:dLbls>
        <c:gapWidth val="219"/>
        <c:overlap val="-27"/>
        <c:axId val="962072191"/>
        <c:axId val="1715358431"/>
      </c:barChart>
      <c:catAx>
        <c:axId val="962072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0" i="0" u="none" strike="noStrike" kern="1200" baseline="0" dirty="0">
                    <a:solidFill>
                      <a:srgbClr val="000000">
                        <a:lumMod val="65000"/>
                        <a:lumOff val="35000"/>
                      </a:srgbClr>
                    </a:solidFill>
                    <a:latin typeface="Times New Roman" panose="02020603050405020304" pitchFamily="18" charset="0"/>
                    <a:cs typeface="Times New Roman" panose="02020603050405020304" pitchFamily="18" charset="0"/>
                  </a:rPr>
                  <a:t>Hot Water Flowrate (L/s)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715358431"/>
        <c:crosses val="autoZero"/>
        <c:auto val="1"/>
        <c:lblAlgn val="ctr"/>
        <c:lblOffset val="100"/>
        <c:noMultiLvlLbl val="0"/>
      </c:catAx>
      <c:valAx>
        <c:axId val="1715358431"/>
        <c:scaling>
          <c:orientation val="minMax"/>
          <c:max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0" i="0" u="none" strike="noStrike" kern="1200" baseline="0" dirty="0">
                    <a:solidFill>
                      <a:srgbClr val="000000">
                        <a:lumMod val="65000"/>
                        <a:lumOff val="35000"/>
                      </a:srgbClr>
                    </a:solidFill>
                    <a:latin typeface="Times New Roman" panose="02020603050405020304" pitchFamily="18" charset="0"/>
                    <a:cs typeface="Times New Roman" panose="02020603050405020304" pitchFamily="18" charset="0"/>
                  </a:rPr>
                  <a:t>Temperature of Water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62072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Ber17</b:Tag>
    <b:SourceType>Book</b:SourceType>
    <b:Guid>{0DC2E53B-2B8E-4566-A698-28535A7669E4}</b:Guid>
    <b:Author>
      <b:Author>
        <b:NameList>
          <b:Person>
            <b:Last>Bergman</b:Last>
          </b:Person>
        </b:NameList>
      </b:Author>
    </b:Author>
    <b:Year>2017</b:Yea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96FE9FDD1A0AAC48A8EEF18A43B4ABB9" ma:contentTypeVersion="7" ma:contentTypeDescription="Create a new document." ma:contentTypeScope="" ma:versionID="117d4c9e76e9d04a09f4b2451d23bfe6">
  <xsd:schema xmlns:xsd="http://www.w3.org/2001/XMLSchema" xmlns:xs="http://www.w3.org/2001/XMLSchema" xmlns:p="http://schemas.microsoft.com/office/2006/metadata/properties" xmlns:ns2="392e764f-74d0-46f1-a4e2-b224697ff028" targetNamespace="http://schemas.microsoft.com/office/2006/metadata/properties" ma:root="true" ma:fieldsID="b51b5214dbebfebe437d422f27b326e2" ns2:_="">
    <xsd:import namespace="392e764f-74d0-46f1-a4e2-b224697ff02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e764f-74d0-46f1-a4e2-b224697ff0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B45BBD-AD79-49F1-BBBC-C6B128FABDA9}">
  <ds:schemaRefs>
    <ds:schemaRef ds:uri="http://schemas.openxmlformats.org/officeDocument/2006/bibliography"/>
  </ds:schemaRefs>
</ds:datastoreItem>
</file>

<file path=customXml/itemProps2.xml><?xml version="1.0" encoding="utf-8"?>
<ds:datastoreItem xmlns:ds="http://schemas.openxmlformats.org/officeDocument/2006/customXml" ds:itemID="{83848214-DA1D-4681-8244-15ECA98DCA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e764f-74d0-46f1-a4e2-b224697ff0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DDCB75-3D4B-4041-8935-F04647A8CF8C}">
  <ds:schemaRefs>
    <ds:schemaRef ds:uri="http://schemas.microsoft.com/sharepoint/v3/contenttype/forms"/>
  </ds:schemaRefs>
</ds:datastoreItem>
</file>

<file path=customXml/itemProps4.xml><?xml version="1.0" encoding="utf-8"?>
<ds:datastoreItem xmlns:ds="http://schemas.openxmlformats.org/officeDocument/2006/customXml" ds:itemID="{56C011C1-9EB9-4A77-939A-B9692075D5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8456</Words>
  <Characters>48200</Characters>
  <Application>Microsoft Office Word</Application>
  <DocSecurity>0</DocSecurity>
  <Lines>401</Lines>
  <Paragraphs>113</Paragraphs>
  <ScaleCrop>false</ScaleCrop>
  <Company/>
  <LinksUpToDate>false</LinksUpToDate>
  <CharactersWithSpaces>56543</CharactersWithSpaces>
  <SharedDoc>false</SharedDoc>
  <HLinks>
    <vt:vector size="264" baseType="variant">
      <vt:variant>
        <vt:i4>1441841</vt:i4>
      </vt:variant>
      <vt:variant>
        <vt:i4>260</vt:i4>
      </vt:variant>
      <vt:variant>
        <vt:i4>0</vt:i4>
      </vt:variant>
      <vt:variant>
        <vt:i4>5</vt:i4>
      </vt:variant>
      <vt:variant>
        <vt:lpwstr/>
      </vt:variant>
      <vt:variant>
        <vt:lpwstr>_Toc153663516</vt:lpwstr>
      </vt:variant>
      <vt:variant>
        <vt:i4>1441841</vt:i4>
      </vt:variant>
      <vt:variant>
        <vt:i4>254</vt:i4>
      </vt:variant>
      <vt:variant>
        <vt:i4>0</vt:i4>
      </vt:variant>
      <vt:variant>
        <vt:i4>5</vt:i4>
      </vt:variant>
      <vt:variant>
        <vt:lpwstr/>
      </vt:variant>
      <vt:variant>
        <vt:lpwstr>_Toc153663515</vt:lpwstr>
      </vt:variant>
      <vt:variant>
        <vt:i4>1441841</vt:i4>
      </vt:variant>
      <vt:variant>
        <vt:i4>248</vt:i4>
      </vt:variant>
      <vt:variant>
        <vt:i4>0</vt:i4>
      </vt:variant>
      <vt:variant>
        <vt:i4>5</vt:i4>
      </vt:variant>
      <vt:variant>
        <vt:lpwstr/>
      </vt:variant>
      <vt:variant>
        <vt:lpwstr>_Toc153663514</vt:lpwstr>
      </vt:variant>
      <vt:variant>
        <vt:i4>1441841</vt:i4>
      </vt:variant>
      <vt:variant>
        <vt:i4>242</vt:i4>
      </vt:variant>
      <vt:variant>
        <vt:i4>0</vt:i4>
      </vt:variant>
      <vt:variant>
        <vt:i4>5</vt:i4>
      </vt:variant>
      <vt:variant>
        <vt:lpwstr/>
      </vt:variant>
      <vt:variant>
        <vt:lpwstr>_Toc153663513</vt:lpwstr>
      </vt:variant>
      <vt:variant>
        <vt:i4>1441841</vt:i4>
      </vt:variant>
      <vt:variant>
        <vt:i4>236</vt:i4>
      </vt:variant>
      <vt:variant>
        <vt:i4>0</vt:i4>
      </vt:variant>
      <vt:variant>
        <vt:i4>5</vt:i4>
      </vt:variant>
      <vt:variant>
        <vt:lpwstr/>
      </vt:variant>
      <vt:variant>
        <vt:lpwstr>_Toc153663512</vt:lpwstr>
      </vt:variant>
      <vt:variant>
        <vt:i4>1441841</vt:i4>
      </vt:variant>
      <vt:variant>
        <vt:i4>230</vt:i4>
      </vt:variant>
      <vt:variant>
        <vt:i4>0</vt:i4>
      </vt:variant>
      <vt:variant>
        <vt:i4>5</vt:i4>
      </vt:variant>
      <vt:variant>
        <vt:lpwstr/>
      </vt:variant>
      <vt:variant>
        <vt:lpwstr>_Toc153663511</vt:lpwstr>
      </vt:variant>
      <vt:variant>
        <vt:i4>1441841</vt:i4>
      </vt:variant>
      <vt:variant>
        <vt:i4>224</vt:i4>
      </vt:variant>
      <vt:variant>
        <vt:i4>0</vt:i4>
      </vt:variant>
      <vt:variant>
        <vt:i4>5</vt:i4>
      </vt:variant>
      <vt:variant>
        <vt:lpwstr/>
      </vt:variant>
      <vt:variant>
        <vt:lpwstr>_Toc153663510</vt:lpwstr>
      </vt:variant>
      <vt:variant>
        <vt:i4>1507377</vt:i4>
      </vt:variant>
      <vt:variant>
        <vt:i4>218</vt:i4>
      </vt:variant>
      <vt:variant>
        <vt:i4>0</vt:i4>
      </vt:variant>
      <vt:variant>
        <vt:i4>5</vt:i4>
      </vt:variant>
      <vt:variant>
        <vt:lpwstr/>
      </vt:variant>
      <vt:variant>
        <vt:lpwstr>_Toc153663509</vt:lpwstr>
      </vt:variant>
      <vt:variant>
        <vt:i4>1507377</vt:i4>
      </vt:variant>
      <vt:variant>
        <vt:i4>212</vt:i4>
      </vt:variant>
      <vt:variant>
        <vt:i4>0</vt:i4>
      </vt:variant>
      <vt:variant>
        <vt:i4>5</vt:i4>
      </vt:variant>
      <vt:variant>
        <vt:lpwstr/>
      </vt:variant>
      <vt:variant>
        <vt:lpwstr>_Toc153663508</vt:lpwstr>
      </vt:variant>
      <vt:variant>
        <vt:i4>1507377</vt:i4>
      </vt:variant>
      <vt:variant>
        <vt:i4>206</vt:i4>
      </vt:variant>
      <vt:variant>
        <vt:i4>0</vt:i4>
      </vt:variant>
      <vt:variant>
        <vt:i4>5</vt:i4>
      </vt:variant>
      <vt:variant>
        <vt:lpwstr/>
      </vt:variant>
      <vt:variant>
        <vt:lpwstr>_Toc153663507</vt:lpwstr>
      </vt:variant>
      <vt:variant>
        <vt:i4>1507377</vt:i4>
      </vt:variant>
      <vt:variant>
        <vt:i4>200</vt:i4>
      </vt:variant>
      <vt:variant>
        <vt:i4>0</vt:i4>
      </vt:variant>
      <vt:variant>
        <vt:i4>5</vt:i4>
      </vt:variant>
      <vt:variant>
        <vt:lpwstr/>
      </vt:variant>
      <vt:variant>
        <vt:lpwstr>_Toc153663506</vt:lpwstr>
      </vt:variant>
      <vt:variant>
        <vt:i4>1507377</vt:i4>
      </vt:variant>
      <vt:variant>
        <vt:i4>194</vt:i4>
      </vt:variant>
      <vt:variant>
        <vt:i4>0</vt:i4>
      </vt:variant>
      <vt:variant>
        <vt:i4>5</vt:i4>
      </vt:variant>
      <vt:variant>
        <vt:lpwstr/>
      </vt:variant>
      <vt:variant>
        <vt:lpwstr>_Toc153663505</vt:lpwstr>
      </vt:variant>
      <vt:variant>
        <vt:i4>1507377</vt:i4>
      </vt:variant>
      <vt:variant>
        <vt:i4>188</vt:i4>
      </vt:variant>
      <vt:variant>
        <vt:i4>0</vt:i4>
      </vt:variant>
      <vt:variant>
        <vt:i4>5</vt:i4>
      </vt:variant>
      <vt:variant>
        <vt:lpwstr/>
      </vt:variant>
      <vt:variant>
        <vt:lpwstr>_Toc153663504</vt:lpwstr>
      </vt:variant>
      <vt:variant>
        <vt:i4>1507377</vt:i4>
      </vt:variant>
      <vt:variant>
        <vt:i4>182</vt:i4>
      </vt:variant>
      <vt:variant>
        <vt:i4>0</vt:i4>
      </vt:variant>
      <vt:variant>
        <vt:i4>5</vt:i4>
      </vt:variant>
      <vt:variant>
        <vt:lpwstr/>
      </vt:variant>
      <vt:variant>
        <vt:lpwstr>_Toc153663503</vt:lpwstr>
      </vt:variant>
      <vt:variant>
        <vt:i4>1507377</vt:i4>
      </vt:variant>
      <vt:variant>
        <vt:i4>176</vt:i4>
      </vt:variant>
      <vt:variant>
        <vt:i4>0</vt:i4>
      </vt:variant>
      <vt:variant>
        <vt:i4>5</vt:i4>
      </vt:variant>
      <vt:variant>
        <vt:lpwstr/>
      </vt:variant>
      <vt:variant>
        <vt:lpwstr>_Toc153663502</vt:lpwstr>
      </vt:variant>
      <vt:variant>
        <vt:i4>1507377</vt:i4>
      </vt:variant>
      <vt:variant>
        <vt:i4>170</vt:i4>
      </vt:variant>
      <vt:variant>
        <vt:i4>0</vt:i4>
      </vt:variant>
      <vt:variant>
        <vt:i4>5</vt:i4>
      </vt:variant>
      <vt:variant>
        <vt:lpwstr/>
      </vt:variant>
      <vt:variant>
        <vt:lpwstr>_Toc153663501</vt:lpwstr>
      </vt:variant>
      <vt:variant>
        <vt:i4>1507377</vt:i4>
      </vt:variant>
      <vt:variant>
        <vt:i4>164</vt:i4>
      </vt:variant>
      <vt:variant>
        <vt:i4>0</vt:i4>
      </vt:variant>
      <vt:variant>
        <vt:i4>5</vt:i4>
      </vt:variant>
      <vt:variant>
        <vt:lpwstr/>
      </vt:variant>
      <vt:variant>
        <vt:lpwstr>_Toc153663500</vt:lpwstr>
      </vt:variant>
      <vt:variant>
        <vt:i4>1966128</vt:i4>
      </vt:variant>
      <vt:variant>
        <vt:i4>158</vt:i4>
      </vt:variant>
      <vt:variant>
        <vt:i4>0</vt:i4>
      </vt:variant>
      <vt:variant>
        <vt:i4>5</vt:i4>
      </vt:variant>
      <vt:variant>
        <vt:lpwstr/>
      </vt:variant>
      <vt:variant>
        <vt:lpwstr>_Toc153663499</vt:lpwstr>
      </vt:variant>
      <vt:variant>
        <vt:i4>1966128</vt:i4>
      </vt:variant>
      <vt:variant>
        <vt:i4>152</vt:i4>
      </vt:variant>
      <vt:variant>
        <vt:i4>0</vt:i4>
      </vt:variant>
      <vt:variant>
        <vt:i4>5</vt:i4>
      </vt:variant>
      <vt:variant>
        <vt:lpwstr/>
      </vt:variant>
      <vt:variant>
        <vt:lpwstr>_Toc153663498</vt:lpwstr>
      </vt:variant>
      <vt:variant>
        <vt:i4>1966128</vt:i4>
      </vt:variant>
      <vt:variant>
        <vt:i4>146</vt:i4>
      </vt:variant>
      <vt:variant>
        <vt:i4>0</vt:i4>
      </vt:variant>
      <vt:variant>
        <vt:i4>5</vt:i4>
      </vt:variant>
      <vt:variant>
        <vt:lpwstr/>
      </vt:variant>
      <vt:variant>
        <vt:lpwstr>_Toc153663497</vt:lpwstr>
      </vt:variant>
      <vt:variant>
        <vt:i4>1966128</vt:i4>
      </vt:variant>
      <vt:variant>
        <vt:i4>140</vt:i4>
      </vt:variant>
      <vt:variant>
        <vt:i4>0</vt:i4>
      </vt:variant>
      <vt:variant>
        <vt:i4>5</vt:i4>
      </vt:variant>
      <vt:variant>
        <vt:lpwstr/>
      </vt:variant>
      <vt:variant>
        <vt:lpwstr>_Toc153663496</vt:lpwstr>
      </vt:variant>
      <vt:variant>
        <vt:i4>1966128</vt:i4>
      </vt:variant>
      <vt:variant>
        <vt:i4>134</vt:i4>
      </vt:variant>
      <vt:variant>
        <vt:i4>0</vt:i4>
      </vt:variant>
      <vt:variant>
        <vt:i4>5</vt:i4>
      </vt:variant>
      <vt:variant>
        <vt:lpwstr/>
      </vt:variant>
      <vt:variant>
        <vt:lpwstr>_Toc153663495</vt:lpwstr>
      </vt:variant>
      <vt:variant>
        <vt:i4>1966128</vt:i4>
      </vt:variant>
      <vt:variant>
        <vt:i4>128</vt:i4>
      </vt:variant>
      <vt:variant>
        <vt:i4>0</vt:i4>
      </vt:variant>
      <vt:variant>
        <vt:i4>5</vt:i4>
      </vt:variant>
      <vt:variant>
        <vt:lpwstr/>
      </vt:variant>
      <vt:variant>
        <vt:lpwstr>_Toc153663494</vt:lpwstr>
      </vt:variant>
      <vt:variant>
        <vt:i4>1966128</vt:i4>
      </vt:variant>
      <vt:variant>
        <vt:i4>122</vt:i4>
      </vt:variant>
      <vt:variant>
        <vt:i4>0</vt:i4>
      </vt:variant>
      <vt:variant>
        <vt:i4>5</vt:i4>
      </vt:variant>
      <vt:variant>
        <vt:lpwstr/>
      </vt:variant>
      <vt:variant>
        <vt:lpwstr>_Toc153663493</vt:lpwstr>
      </vt:variant>
      <vt:variant>
        <vt:i4>1966128</vt:i4>
      </vt:variant>
      <vt:variant>
        <vt:i4>116</vt:i4>
      </vt:variant>
      <vt:variant>
        <vt:i4>0</vt:i4>
      </vt:variant>
      <vt:variant>
        <vt:i4>5</vt:i4>
      </vt:variant>
      <vt:variant>
        <vt:lpwstr/>
      </vt:variant>
      <vt:variant>
        <vt:lpwstr>_Toc153663492</vt:lpwstr>
      </vt:variant>
      <vt:variant>
        <vt:i4>1966128</vt:i4>
      </vt:variant>
      <vt:variant>
        <vt:i4>110</vt:i4>
      </vt:variant>
      <vt:variant>
        <vt:i4>0</vt:i4>
      </vt:variant>
      <vt:variant>
        <vt:i4>5</vt:i4>
      </vt:variant>
      <vt:variant>
        <vt:lpwstr/>
      </vt:variant>
      <vt:variant>
        <vt:lpwstr>_Toc153663491</vt:lpwstr>
      </vt:variant>
      <vt:variant>
        <vt:i4>1966128</vt:i4>
      </vt:variant>
      <vt:variant>
        <vt:i4>104</vt:i4>
      </vt:variant>
      <vt:variant>
        <vt:i4>0</vt:i4>
      </vt:variant>
      <vt:variant>
        <vt:i4>5</vt:i4>
      </vt:variant>
      <vt:variant>
        <vt:lpwstr/>
      </vt:variant>
      <vt:variant>
        <vt:lpwstr>_Toc153663490</vt:lpwstr>
      </vt:variant>
      <vt:variant>
        <vt:i4>2031664</vt:i4>
      </vt:variant>
      <vt:variant>
        <vt:i4>98</vt:i4>
      </vt:variant>
      <vt:variant>
        <vt:i4>0</vt:i4>
      </vt:variant>
      <vt:variant>
        <vt:i4>5</vt:i4>
      </vt:variant>
      <vt:variant>
        <vt:lpwstr/>
      </vt:variant>
      <vt:variant>
        <vt:lpwstr>_Toc153663489</vt:lpwstr>
      </vt:variant>
      <vt:variant>
        <vt:i4>2031664</vt:i4>
      </vt:variant>
      <vt:variant>
        <vt:i4>92</vt:i4>
      </vt:variant>
      <vt:variant>
        <vt:i4>0</vt:i4>
      </vt:variant>
      <vt:variant>
        <vt:i4>5</vt:i4>
      </vt:variant>
      <vt:variant>
        <vt:lpwstr/>
      </vt:variant>
      <vt:variant>
        <vt:lpwstr>_Toc153663488</vt:lpwstr>
      </vt:variant>
      <vt:variant>
        <vt:i4>2031664</vt:i4>
      </vt:variant>
      <vt:variant>
        <vt:i4>86</vt:i4>
      </vt:variant>
      <vt:variant>
        <vt:i4>0</vt:i4>
      </vt:variant>
      <vt:variant>
        <vt:i4>5</vt:i4>
      </vt:variant>
      <vt:variant>
        <vt:lpwstr/>
      </vt:variant>
      <vt:variant>
        <vt:lpwstr>_Toc153663487</vt:lpwstr>
      </vt:variant>
      <vt:variant>
        <vt:i4>2031664</vt:i4>
      </vt:variant>
      <vt:variant>
        <vt:i4>80</vt:i4>
      </vt:variant>
      <vt:variant>
        <vt:i4>0</vt:i4>
      </vt:variant>
      <vt:variant>
        <vt:i4>5</vt:i4>
      </vt:variant>
      <vt:variant>
        <vt:lpwstr/>
      </vt:variant>
      <vt:variant>
        <vt:lpwstr>_Toc153663486</vt:lpwstr>
      </vt:variant>
      <vt:variant>
        <vt:i4>2031664</vt:i4>
      </vt:variant>
      <vt:variant>
        <vt:i4>74</vt:i4>
      </vt:variant>
      <vt:variant>
        <vt:i4>0</vt:i4>
      </vt:variant>
      <vt:variant>
        <vt:i4>5</vt:i4>
      </vt:variant>
      <vt:variant>
        <vt:lpwstr/>
      </vt:variant>
      <vt:variant>
        <vt:lpwstr>_Toc153663485</vt:lpwstr>
      </vt:variant>
      <vt:variant>
        <vt:i4>2031664</vt:i4>
      </vt:variant>
      <vt:variant>
        <vt:i4>68</vt:i4>
      </vt:variant>
      <vt:variant>
        <vt:i4>0</vt:i4>
      </vt:variant>
      <vt:variant>
        <vt:i4>5</vt:i4>
      </vt:variant>
      <vt:variant>
        <vt:lpwstr/>
      </vt:variant>
      <vt:variant>
        <vt:lpwstr>_Toc153663484</vt:lpwstr>
      </vt:variant>
      <vt:variant>
        <vt:i4>2031664</vt:i4>
      </vt:variant>
      <vt:variant>
        <vt:i4>62</vt:i4>
      </vt:variant>
      <vt:variant>
        <vt:i4>0</vt:i4>
      </vt:variant>
      <vt:variant>
        <vt:i4>5</vt:i4>
      </vt:variant>
      <vt:variant>
        <vt:lpwstr/>
      </vt:variant>
      <vt:variant>
        <vt:lpwstr>_Toc153663483</vt:lpwstr>
      </vt:variant>
      <vt:variant>
        <vt:i4>2031664</vt:i4>
      </vt:variant>
      <vt:variant>
        <vt:i4>56</vt:i4>
      </vt:variant>
      <vt:variant>
        <vt:i4>0</vt:i4>
      </vt:variant>
      <vt:variant>
        <vt:i4>5</vt:i4>
      </vt:variant>
      <vt:variant>
        <vt:lpwstr/>
      </vt:variant>
      <vt:variant>
        <vt:lpwstr>_Toc153663482</vt:lpwstr>
      </vt:variant>
      <vt:variant>
        <vt:i4>2031664</vt:i4>
      </vt:variant>
      <vt:variant>
        <vt:i4>50</vt:i4>
      </vt:variant>
      <vt:variant>
        <vt:i4>0</vt:i4>
      </vt:variant>
      <vt:variant>
        <vt:i4>5</vt:i4>
      </vt:variant>
      <vt:variant>
        <vt:lpwstr/>
      </vt:variant>
      <vt:variant>
        <vt:lpwstr>_Toc153663481</vt:lpwstr>
      </vt:variant>
      <vt:variant>
        <vt:i4>2031664</vt:i4>
      </vt:variant>
      <vt:variant>
        <vt:i4>44</vt:i4>
      </vt:variant>
      <vt:variant>
        <vt:i4>0</vt:i4>
      </vt:variant>
      <vt:variant>
        <vt:i4>5</vt:i4>
      </vt:variant>
      <vt:variant>
        <vt:lpwstr/>
      </vt:variant>
      <vt:variant>
        <vt:lpwstr>_Toc153663480</vt:lpwstr>
      </vt:variant>
      <vt:variant>
        <vt:i4>1048624</vt:i4>
      </vt:variant>
      <vt:variant>
        <vt:i4>38</vt:i4>
      </vt:variant>
      <vt:variant>
        <vt:i4>0</vt:i4>
      </vt:variant>
      <vt:variant>
        <vt:i4>5</vt:i4>
      </vt:variant>
      <vt:variant>
        <vt:lpwstr/>
      </vt:variant>
      <vt:variant>
        <vt:lpwstr>_Toc153663479</vt:lpwstr>
      </vt:variant>
      <vt:variant>
        <vt:i4>1048624</vt:i4>
      </vt:variant>
      <vt:variant>
        <vt:i4>32</vt:i4>
      </vt:variant>
      <vt:variant>
        <vt:i4>0</vt:i4>
      </vt:variant>
      <vt:variant>
        <vt:i4>5</vt:i4>
      </vt:variant>
      <vt:variant>
        <vt:lpwstr/>
      </vt:variant>
      <vt:variant>
        <vt:lpwstr>_Toc153663478</vt:lpwstr>
      </vt:variant>
      <vt:variant>
        <vt:i4>1048624</vt:i4>
      </vt:variant>
      <vt:variant>
        <vt:i4>26</vt:i4>
      </vt:variant>
      <vt:variant>
        <vt:i4>0</vt:i4>
      </vt:variant>
      <vt:variant>
        <vt:i4>5</vt:i4>
      </vt:variant>
      <vt:variant>
        <vt:lpwstr/>
      </vt:variant>
      <vt:variant>
        <vt:lpwstr>_Toc153663477</vt:lpwstr>
      </vt:variant>
      <vt:variant>
        <vt:i4>1048624</vt:i4>
      </vt:variant>
      <vt:variant>
        <vt:i4>20</vt:i4>
      </vt:variant>
      <vt:variant>
        <vt:i4>0</vt:i4>
      </vt:variant>
      <vt:variant>
        <vt:i4>5</vt:i4>
      </vt:variant>
      <vt:variant>
        <vt:lpwstr/>
      </vt:variant>
      <vt:variant>
        <vt:lpwstr>_Toc153663476</vt:lpwstr>
      </vt:variant>
      <vt:variant>
        <vt:i4>1048624</vt:i4>
      </vt:variant>
      <vt:variant>
        <vt:i4>14</vt:i4>
      </vt:variant>
      <vt:variant>
        <vt:i4>0</vt:i4>
      </vt:variant>
      <vt:variant>
        <vt:i4>5</vt:i4>
      </vt:variant>
      <vt:variant>
        <vt:lpwstr/>
      </vt:variant>
      <vt:variant>
        <vt:lpwstr>_Toc153663475</vt:lpwstr>
      </vt:variant>
      <vt:variant>
        <vt:i4>1048624</vt:i4>
      </vt:variant>
      <vt:variant>
        <vt:i4>8</vt:i4>
      </vt:variant>
      <vt:variant>
        <vt:i4>0</vt:i4>
      </vt:variant>
      <vt:variant>
        <vt:i4>5</vt:i4>
      </vt:variant>
      <vt:variant>
        <vt:lpwstr/>
      </vt:variant>
      <vt:variant>
        <vt:lpwstr>_Toc153663474</vt:lpwstr>
      </vt:variant>
      <vt:variant>
        <vt:i4>1048624</vt:i4>
      </vt:variant>
      <vt:variant>
        <vt:i4>2</vt:i4>
      </vt:variant>
      <vt:variant>
        <vt:i4>0</vt:i4>
      </vt:variant>
      <vt:variant>
        <vt:i4>5</vt:i4>
      </vt:variant>
      <vt:variant>
        <vt:lpwstr/>
      </vt:variant>
      <vt:variant>
        <vt:lpwstr>_Toc153663473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Yireh Byas</dc:creator>
  <cp:keywords/>
  <dc:description/>
  <cp:lastModifiedBy>Jakob Werle</cp:lastModifiedBy>
  <cp:revision>3</cp:revision>
  <dcterms:created xsi:type="dcterms:W3CDTF">2023-12-17T04:57:00Z</dcterms:created>
  <dcterms:modified xsi:type="dcterms:W3CDTF">2023-12-17T04:59:00Z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0x01010096FE9FDD1A0AAC48A8EEF18A43B4ABB9</vt:lpwstr>
  </property>
</Properties>
</file>